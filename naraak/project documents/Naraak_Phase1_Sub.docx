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F121" w14:textId="590837CA" w:rsidR="009F0DFB" w:rsidRDefault="00ED3744" w:rsidP="00B87F87">
      <w:pPr>
        <w:spacing w:after="100"/>
        <w:jc w:val="center"/>
      </w:pPr>
      <w:r>
        <w:rPr>
          <w:noProof/>
        </w:rPr>
        <w:drawing>
          <wp:inline distT="0" distB="0" distL="0" distR="0" wp14:anchorId="5E6BBD6B" wp14:editId="6CF4031E">
            <wp:extent cx="1657717" cy="1090613"/>
            <wp:effectExtent l="0" t="0" r="0" b="0"/>
            <wp:docPr id="1" name="Picture 1" descr="تفاصيل الخبر - وزارة الصحة">
              <a:extLst xmlns:a="http://schemas.openxmlformats.org/drawingml/2006/main">
                <a:ext uri="{FF2B5EF4-FFF2-40B4-BE49-F238E27FC236}">
                  <a16:creationId xmlns:a16="http://schemas.microsoft.com/office/drawing/2014/main" id="{1AD5676A-45D9-4DD3-9D40-DE1E3ABC8E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تفاصيل الخبر - وزارة الصحة"/>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546" t="1" r="26183" b="38515"/>
                    <a:stretch>
                      <a:fillRect/>
                    </a:stretch>
                  </pic:blipFill>
                  <pic:spPr bwMode="auto">
                    <a:xfrm>
                      <a:off x="0" y="0"/>
                      <a:ext cx="1689746" cy="1111685"/>
                    </a:xfrm>
                    <a:prstGeom prst="rect">
                      <a:avLst/>
                    </a:prstGeom>
                    <a:noFill/>
                    <a:ln>
                      <a:noFill/>
                    </a:ln>
                    <a:extLst>
                      <a:ext uri="{53640926-AAD7-44D8-BBD7-CCE9431645EC}">
                        <a14:shadowObscured xmlns:a14="http://schemas.microsoft.com/office/drawing/2010/main"/>
                      </a:ext>
                    </a:extLst>
                  </pic:spPr>
                </pic:pic>
              </a:graphicData>
            </a:graphic>
          </wp:inline>
        </w:drawing>
      </w:r>
    </w:p>
    <w:p w14:paraId="4DC93CF5" w14:textId="199CC1D6" w:rsidR="00961D6E" w:rsidRPr="009B400A" w:rsidRDefault="00B94519" w:rsidP="00B87F87">
      <w:pPr>
        <w:spacing w:after="100"/>
        <w:jc w:val="center"/>
        <w:rPr>
          <w:sz w:val="32"/>
          <w:szCs w:val="32"/>
        </w:rPr>
      </w:pPr>
      <w:r w:rsidRPr="009B400A">
        <w:rPr>
          <w:sz w:val="32"/>
          <w:szCs w:val="32"/>
        </w:rPr>
        <w:t>Kingdom of Bahrain</w:t>
      </w:r>
    </w:p>
    <w:p w14:paraId="4DC93CF6" w14:textId="3B313697" w:rsidR="00961D6E" w:rsidRDefault="00B94519" w:rsidP="00B87F87">
      <w:pPr>
        <w:spacing w:after="600"/>
        <w:jc w:val="center"/>
        <w:rPr>
          <w:sz w:val="32"/>
          <w:szCs w:val="32"/>
          <w:lang w:bidi="ar-BH"/>
        </w:rPr>
      </w:pPr>
      <w:r w:rsidRPr="009B400A">
        <w:rPr>
          <w:sz w:val="32"/>
          <w:szCs w:val="32"/>
        </w:rPr>
        <w:t>Primary Healthcare Centers</w:t>
      </w:r>
    </w:p>
    <w:p w14:paraId="7D04FF1F" w14:textId="77777777" w:rsidR="009C173F" w:rsidRPr="009B400A" w:rsidRDefault="009C173F" w:rsidP="00B87F87">
      <w:pPr>
        <w:spacing w:after="600"/>
        <w:jc w:val="center"/>
        <w:rPr>
          <w:sz w:val="32"/>
          <w:szCs w:val="32"/>
          <w:rtl/>
          <w:lang w:bidi="ar-BH"/>
        </w:rPr>
      </w:pPr>
    </w:p>
    <w:p w14:paraId="4DC93CF7" w14:textId="230FAD7A" w:rsidR="00961D6E" w:rsidRDefault="00B94519" w:rsidP="00B87F87">
      <w:pPr>
        <w:spacing w:after="100"/>
        <w:jc w:val="center"/>
      </w:pPr>
      <w:r>
        <w:rPr>
          <w:b/>
          <w:bCs/>
          <w:sz w:val="56"/>
          <w:szCs w:val="56"/>
        </w:rPr>
        <w:t>Naraak</w:t>
      </w:r>
    </w:p>
    <w:p w14:paraId="3D6FD13A" w14:textId="61DC7AE7" w:rsidR="009C173F" w:rsidRPr="00B66798" w:rsidRDefault="00B94519" w:rsidP="00B87F87">
      <w:pPr>
        <w:pStyle w:val="Title"/>
        <w:jc w:val="center"/>
        <w:rPr>
          <w:rStyle w:val="normaltextrun"/>
          <w:b/>
          <w:bCs/>
          <w:color w:val="000000"/>
          <w:sz w:val="40"/>
          <w:szCs w:val="40"/>
          <w:bdr w:val="none" w:sz="0" w:space="0" w:color="auto" w:frame="1"/>
        </w:rPr>
      </w:pPr>
      <w:r w:rsidRPr="00B66798">
        <w:rPr>
          <w:b/>
          <w:bCs/>
          <w:sz w:val="40"/>
          <w:szCs w:val="40"/>
        </w:rPr>
        <w:t xml:space="preserve">Phase 1: </w:t>
      </w:r>
      <w:r w:rsidR="001405A1" w:rsidRPr="00B66798">
        <w:rPr>
          <w:rStyle w:val="normaltextrun"/>
          <w:b/>
          <w:bCs/>
          <w:color w:val="000000"/>
          <w:sz w:val="40"/>
          <w:szCs w:val="40"/>
          <w:bdr w:val="none" w:sz="0" w:space="0" w:color="auto" w:frame="1"/>
        </w:rPr>
        <w:t>Review Current e-Services and Identify Pain Points</w:t>
      </w:r>
    </w:p>
    <w:p w14:paraId="6263E0E8" w14:textId="77777777" w:rsidR="00B66798" w:rsidRDefault="00B66798" w:rsidP="00B87F87">
      <w:pPr>
        <w:pStyle w:val="Title"/>
        <w:jc w:val="center"/>
        <w:rPr>
          <w:sz w:val="48"/>
          <w:szCs w:val="48"/>
        </w:rPr>
      </w:pPr>
    </w:p>
    <w:p w14:paraId="13FF163B" w14:textId="77777777" w:rsidR="001E4813" w:rsidRPr="001405A1" w:rsidRDefault="001E4813" w:rsidP="00B87F87">
      <w:pPr>
        <w:pStyle w:val="Title"/>
        <w:jc w:val="center"/>
        <w:rPr>
          <w:sz w:val="48"/>
          <w:szCs w:val="48"/>
        </w:rPr>
      </w:pPr>
    </w:p>
    <w:p w14:paraId="4DC93CF9" w14:textId="77777777" w:rsidR="00961D6E" w:rsidRPr="004D587A" w:rsidRDefault="00B94519" w:rsidP="00B87F87">
      <w:pPr>
        <w:spacing w:after="100"/>
        <w:jc w:val="center"/>
        <w:rPr>
          <w:sz w:val="32"/>
          <w:szCs w:val="32"/>
        </w:rPr>
      </w:pPr>
      <w:r w:rsidRPr="004D587A">
        <w:rPr>
          <w:b/>
          <w:bCs/>
          <w:sz w:val="32"/>
          <w:szCs w:val="32"/>
        </w:rPr>
        <w:t>Prepared by</w:t>
      </w:r>
    </w:p>
    <w:p w14:paraId="4DC93CFA" w14:textId="77777777" w:rsidR="00961D6E" w:rsidRPr="004D587A" w:rsidRDefault="00B94519" w:rsidP="00B87F87">
      <w:pPr>
        <w:jc w:val="center"/>
        <w:rPr>
          <w:sz w:val="32"/>
          <w:szCs w:val="32"/>
        </w:rPr>
      </w:pPr>
      <w:r w:rsidRPr="004D587A">
        <w:rPr>
          <w:sz w:val="32"/>
          <w:szCs w:val="32"/>
        </w:rPr>
        <w:t>Fatima Yaser Darraj</w:t>
      </w:r>
    </w:p>
    <w:p w14:paraId="4DC93CFB" w14:textId="77777777" w:rsidR="00961D6E" w:rsidRPr="004D587A" w:rsidRDefault="00B94519" w:rsidP="00B87F87">
      <w:pPr>
        <w:jc w:val="center"/>
        <w:rPr>
          <w:sz w:val="32"/>
          <w:szCs w:val="32"/>
        </w:rPr>
      </w:pPr>
      <w:r w:rsidRPr="004D587A">
        <w:rPr>
          <w:sz w:val="32"/>
          <w:szCs w:val="32"/>
        </w:rPr>
        <w:t>Eman Yaser Alasaadi</w:t>
      </w:r>
    </w:p>
    <w:p w14:paraId="4DC93CFC" w14:textId="77777777" w:rsidR="00961D6E" w:rsidRPr="004D587A" w:rsidRDefault="00B94519" w:rsidP="00B87F87">
      <w:pPr>
        <w:spacing w:after="40"/>
        <w:jc w:val="center"/>
        <w:rPr>
          <w:sz w:val="32"/>
          <w:szCs w:val="32"/>
        </w:rPr>
      </w:pPr>
      <w:r w:rsidRPr="004D587A">
        <w:rPr>
          <w:sz w:val="32"/>
          <w:szCs w:val="32"/>
        </w:rPr>
        <w:t>Alya Hasan Aldaka</w:t>
      </w:r>
    </w:p>
    <w:p w14:paraId="5D07892B" w14:textId="1BCF44B1" w:rsidR="009C173F" w:rsidRDefault="00B94519" w:rsidP="00B87F87">
      <w:pPr>
        <w:spacing w:after="500"/>
        <w:jc w:val="center"/>
        <w:rPr>
          <w:sz w:val="32"/>
          <w:szCs w:val="32"/>
        </w:rPr>
      </w:pPr>
      <w:r w:rsidRPr="004D587A">
        <w:rPr>
          <w:sz w:val="32"/>
          <w:szCs w:val="32"/>
        </w:rPr>
        <w:t>IT Trainees</w:t>
      </w:r>
    </w:p>
    <w:p w14:paraId="7825BAD4" w14:textId="77777777" w:rsidR="006E3995" w:rsidRPr="004D587A" w:rsidRDefault="006E3995" w:rsidP="00B87F87">
      <w:pPr>
        <w:spacing w:after="500"/>
        <w:jc w:val="center"/>
        <w:rPr>
          <w:sz w:val="32"/>
          <w:szCs w:val="32"/>
        </w:rPr>
      </w:pPr>
    </w:p>
    <w:p w14:paraId="4DC93CFE" w14:textId="77777777" w:rsidR="00961D6E" w:rsidRPr="00593621" w:rsidRDefault="00B94519" w:rsidP="00B87F87">
      <w:pPr>
        <w:spacing w:after="100"/>
        <w:jc w:val="center"/>
        <w:rPr>
          <w:sz w:val="32"/>
          <w:szCs w:val="32"/>
        </w:rPr>
      </w:pPr>
      <w:r w:rsidRPr="00593621">
        <w:rPr>
          <w:b/>
          <w:bCs/>
          <w:sz w:val="32"/>
          <w:szCs w:val="32"/>
        </w:rPr>
        <w:t>Submitted to</w:t>
      </w:r>
    </w:p>
    <w:p w14:paraId="4DC93CFF" w14:textId="77777777" w:rsidR="00961D6E" w:rsidRPr="00593621" w:rsidRDefault="00B94519" w:rsidP="00B87F87">
      <w:pPr>
        <w:jc w:val="center"/>
        <w:rPr>
          <w:sz w:val="32"/>
          <w:szCs w:val="32"/>
        </w:rPr>
      </w:pPr>
      <w:r w:rsidRPr="00593621">
        <w:rPr>
          <w:sz w:val="32"/>
          <w:szCs w:val="32"/>
        </w:rPr>
        <w:t>Mohamed Ateya Neama</w:t>
      </w:r>
    </w:p>
    <w:p w14:paraId="76635D8E" w14:textId="5AA729C8" w:rsidR="000F022C" w:rsidRDefault="00B94519" w:rsidP="00B87F87">
      <w:pPr>
        <w:spacing w:after="600"/>
        <w:jc w:val="center"/>
      </w:pPr>
      <w:r w:rsidRPr="00593621">
        <w:rPr>
          <w:sz w:val="32"/>
          <w:szCs w:val="32"/>
        </w:rPr>
        <w:t>Fatema Isa Nooh</w:t>
      </w:r>
    </w:p>
    <w:p w14:paraId="447C30EA" w14:textId="77777777" w:rsidR="000F022C" w:rsidRDefault="000F022C" w:rsidP="00B87F87">
      <w:pPr>
        <w:spacing w:after="40"/>
        <w:jc w:val="both"/>
      </w:pPr>
    </w:p>
    <w:p w14:paraId="5A66097B" w14:textId="77777777" w:rsidR="000F022C" w:rsidRDefault="000F022C" w:rsidP="00B87F87">
      <w:pPr>
        <w:spacing w:after="40"/>
        <w:jc w:val="both"/>
      </w:pPr>
    </w:p>
    <w:p w14:paraId="5E3E16F5" w14:textId="77777777" w:rsidR="000F022C" w:rsidRDefault="000F022C" w:rsidP="00B87F87">
      <w:pPr>
        <w:spacing w:after="40"/>
        <w:jc w:val="both"/>
        <w:rPr>
          <w:rtl/>
        </w:rPr>
      </w:pPr>
    </w:p>
    <w:p w14:paraId="64DCE5F3" w14:textId="77777777" w:rsidR="00DE7267" w:rsidRDefault="00DE7267" w:rsidP="00B87F87">
      <w:pPr>
        <w:spacing w:after="40"/>
        <w:jc w:val="both"/>
      </w:pPr>
    </w:p>
    <w:p w14:paraId="4DC93D02" w14:textId="6AB44C42" w:rsidR="00961D6E" w:rsidRPr="009C173F" w:rsidRDefault="000F022C" w:rsidP="00B87F87">
      <w:pPr>
        <w:jc w:val="center"/>
        <w:rPr>
          <w:i/>
          <w:iCs/>
        </w:rPr>
      </w:pPr>
      <w:r>
        <w:rPr>
          <w:i/>
          <w:iCs/>
          <w:sz w:val="32"/>
          <w:szCs w:val="32"/>
        </w:rPr>
        <w:t>6</w:t>
      </w:r>
      <w:r w:rsidR="00B94519" w:rsidRPr="009C173F">
        <w:rPr>
          <w:i/>
          <w:iCs/>
          <w:sz w:val="32"/>
          <w:szCs w:val="32"/>
        </w:rPr>
        <w:t xml:space="preserve"> </w:t>
      </w:r>
      <w:r w:rsidR="006E3995">
        <w:rPr>
          <w:i/>
          <w:iCs/>
          <w:sz w:val="32"/>
          <w:szCs w:val="32"/>
        </w:rPr>
        <w:t>August</w:t>
      </w:r>
      <w:r w:rsidR="00B94519" w:rsidRPr="009C173F">
        <w:rPr>
          <w:i/>
          <w:iCs/>
          <w:sz w:val="32"/>
          <w:szCs w:val="32"/>
        </w:rPr>
        <w:t xml:space="preserve"> 2026</w:t>
      </w:r>
    </w:p>
    <w:p w14:paraId="6E3B0667" w14:textId="4877080C" w:rsidR="00475110" w:rsidRDefault="00B94519" w:rsidP="00B87F87">
      <w:pPr>
        <w:jc w:val="both"/>
      </w:pPr>
      <w:r>
        <w:br w:type="page"/>
      </w:r>
    </w:p>
    <w:bookmarkStart w:id="0" w:name="_Toc236913063" w:displacedByCustomXml="next"/>
    <w:sdt>
      <w:sdtPr>
        <w:rPr>
          <w:rFonts w:ascii="Times New Roman" w:eastAsia="Times New Roman" w:hAnsi="Times New Roman" w:cs="Times New Roman"/>
          <w:color w:val="auto"/>
          <w:sz w:val="20"/>
          <w:szCs w:val="20"/>
        </w:rPr>
        <w:id w:val="1827631385"/>
        <w:docPartObj>
          <w:docPartGallery w:val="Table of Contents"/>
          <w:docPartUnique/>
        </w:docPartObj>
      </w:sdtPr>
      <w:sdtEndPr>
        <w:rPr>
          <w:b/>
          <w:bCs/>
          <w:noProof/>
        </w:rPr>
      </w:sdtEndPr>
      <w:sdtContent>
        <w:p w14:paraId="3DA6CEF6" w14:textId="67F4D40E" w:rsidR="00CC3D57" w:rsidRPr="00CC3D57" w:rsidRDefault="00CC3D57" w:rsidP="00B87F87">
          <w:pPr>
            <w:pStyle w:val="TOCHeading"/>
            <w:jc w:val="center"/>
            <w:outlineLvl w:val="0"/>
            <w:rPr>
              <w:rFonts w:asciiTheme="majorBidi" w:hAnsiTheme="majorBidi"/>
              <w:b/>
              <w:bCs/>
              <w:color w:val="000000" w:themeColor="text1"/>
            </w:rPr>
          </w:pPr>
          <w:r w:rsidRPr="00CC3D57">
            <w:rPr>
              <w:rFonts w:asciiTheme="majorBidi" w:hAnsiTheme="majorBidi"/>
              <w:b/>
              <w:bCs/>
              <w:color w:val="000000" w:themeColor="text1"/>
            </w:rPr>
            <w:t>Table of Contents</w:t>
          </w:r>
          <w:bookmarkEnd w:id="0"/>
        </w:p>
        <w:p w14:paraId="4053AF2D" w14:textId="61420CC3" w:rsidR="00A56F89" w:rsidRDefault="00CC3D57">
          <w:pPr>
            <w:pStyle w:val="TOC1"/>
            <w:tabs>
              <w:tab w:val="right" w:leader="dot" w:pos="9016"/>
            </w:tabs>
            <w:rPr>
              <w:rFonts w:asciiTheme="minorHAnsi" w:eastAsiaTheme="minorEastAsia" w:hAnsiTheme="minorHAnsi" w:cstheme="minorBidi"/>
              <w:noProof/>
              <w:kern w:val="2"/>
              <w:sz w:val="24"/>
              <w:szCs w:val="24"/>
              <w14:ligatures w14:val="standardContextual"/>
            </w:rPr>
          </w:pPr>
          <w:r w:rsidRPr="008B1043">
            <w:rPr>
              <w:sz w:val="22"/>
              <w:szCs w:val="22"/>
            </w:rPr>
            <w:fldChar w:fldCharType="begin"/>
          </w:r>
          <w:r w:rsidRPr="008B1043">
            <w:rPr>
              <w:sz w:val="22"/>
              <w:szCs w:val="22"/>
            </w:rPr>
            <w:instrText xml:space="preserve"> TOC \o "1-3" \h \z \u </w:instrText>
          </w:r>
          <w:r w:rsidRPr="008B1043">
            <w:rPr>
              <w:sz w:val="22"/>
              <w:szCs w:val="22"/>
            </w:rPr>
            <w:fldChar w:fldCharType="separate"/>
          </w:r>
          <w:hyperlink w:anchor="_Toc236913063" w:history="1">
            <w:r w:rsidR="00A56F89" w:rsidRPr="00134FE0">
              <w:rPr>
                <w:rStyle w:val="Hyperlink"/>
                <w:rFonts w:asciiTheme="majorBidi" w:hAnsiTheme="majorBidi"/>
                <w:b/>
                <w:bCs/>
                <w:noProof/>
              </w:rPr>
              <w:t>Table of Contents</w:t>
            </w:r>
            <w:r w:rsidR="00A56F89">
              <w:rPr>
                <w:noProof/>
                <w:webHidden/>
              </w:rPr>
              <w:tab/>
            </w:r>
            <w:r w:rsidR="00A56F89">
              <w:rPr>
                <w:noProof/>
                <w:webHidden/>
              </w:rPr>
              <w:fldChar w:fldCharType="begin"/>
            </w:r>
            <w:r w:rsidR="00A56F89">
              <w:rPr>
                <w:noProof/>
                <w:webHidden/>
              </w:rPr>
              <w:instrText xml:space="preserve"> PAGEREF _Toc236913063 \h </w:instrText>
            </w:r>
            <w:r w:rsidR="00A56F89">
              <w:rPr>
                <w:noProof/>
                <w:webHidden/>
              </w:rPr>
            </w:r>
            <w:r w:rsidR="00A56F89">
              <w:rPr>
                <w:noProof/>
                <w:webHidden/>
              </w:rPr>
              <w:fldChar w:fldCharType="separate"/>
            </w:r>
            <w:r w:rsidR="00A56F89">
              <w:rPr>
                <w:noProof/>
                <w:webHidden/>
              </w:rPr>
              <w:t>2</w:t>
            </w:r>
            <w:r w:rsidR="00A56F89">
              <w:rPr>
                <w:noProof/>
                <w:webHidden/>
              </w:rPr>
              <w:fldChar w:fldCharType="end"/>
            </w:r>
          </w:hyperlink>
        </w:p>
        <w:p w14:paraId="6574286A" w14:textId="5005EA84"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064" w:history="1">
            <w:r w:rsidRPr="00134FE0">
              <w:rPr>
                <w:rStyle w:val="Hyperlink"/>
                <w:b/>
                <w:bCs/>
                <w:noProof/>
              </w:rPr>
              <w:t>Table of Figures</w:t>
            </w:r>
            <w:r>
              <w:rPr>
                <w:noProof/>
                <w:webHidden/>
              </w:rPr>
              <w:tab/>
            </w:r>
            <w:r>
              <w:rPr>
                <w:noProof/>
                <w:webHidden/>
              </w:rPr>
              <w:fldChar w:fldCharType="begin"/>
            </w:r>
            <w:r>
              <w:rPr>
                <w:noProof/>
                <w:webHidden/>
              </w:rPr>
              <w:instrText xml:space="preserve"> PAGEREF _Toc236913064 \h </w:instrText>
            </w:r>
            <w:r>
              <w:rPr>
                <w:noProof/>
                <w:webHidden/>
              </w:rPr>
            </w:r>
            <w:r>
              <w:rPr>
                <w:noProof/>
                <w:webHidden/>
              </w:rPr>
              <w:fldChar w:fldCharType="separate"/>
            </w:r>
            <w:r>
              <w:rPr>
                <w:noProof/>
                <w:webHidden/>
              </w:rPr>
              <w:t>4</w:t>
            </w:r>
            <w:r>
              <w:rPr>
                <w:noProof/>
                <w:webHidden/>
              </w:rPr>
              <w:fldChar w:fldCharType="end"/>
            </w:r>
          </w:hyperlink>
        </w:p>
        <w:p w14:paraId="343F46E5" w14:textId="153E80D6" w:rsidR="00A56F89" w:rsidRDefault="00A56F89">
          <w:pPr>
            <w:pStyle w:val="TOC1"/>
            <w:tabs>
              <w:tab w:val="left" w:pos="400"/>
              <w:tab w:val="right" w:leader="dot" w:pos="9016"/>
            </w:tabs>
            <w:rPr>
              <w:rFonts w:asciiTheme="minorHAnsi" w:eastAsiaTheme="minorEastAsia" w:hAnsiTheme="minorHAnsi" w:cstheme="minorBidi"/>
              <w:noProof/>
              <w:kern w:val="2"/>
              <w:sz w:val="24"/>
              <w:szCs w:val="24"/>
              <w14:ligatures w14:val="standardContextual"/>
            </w:rPr>
          </w:pPr>
          <w:hyperlink w:anchor="_Toc236913065" w:history="1">
            <w:r w:rsidRPr="00134FE0">
              <w:rPr>
                <w:rStyle w:val="Hyperlink"/>
                <w:b/>
                <w:bCs/>
                <w:noProof/>
              </w:rPr>
              <w:t>1.</w:t>
            </w:r>
            <w:r>
              <w:rPr>
                <w:rFonts w:asciiTheme="minorHAnsi" w:eastAsiaTheme="minorEastAsia" w:hAnsiTheme="minorHAnsi" w:cstheme="minorBidi"/>
                <w:noProof/>
                <w:kern w:val="2"/>
                <w:sz w:val="24"/>
                <w:szCs w:val="24"/>
                <w14:ligatures w14:val="standardContextual"/>
              </w:rPr>
              <w:tab/>
            </w:r>
            <w:r w:rsidRPr="00134FE0">
              <w:rPr>
                <w:rStyle w:val="Hyperlink"/>
                <w:b/>
                <w:bCs/>
                <w:noProof/>
              </w:rPr>
              <w:t>Document Control</w:t>
            </w:r>
            <w:r>
              <w:rPr>
                <w:noProof/>
                <w:webHidden/>
              </w:rPr>
              <w:tab/>
            </w:r>
            <w:r>
              <w:rPr>
                <w:noProof/>
                <w:webHidden/>
              </w:rPr>
              <w:fldChar w:fldCharType="begin"/>
            </w:r>
            <w:r>
              <w:rPr>
                <w:noProof/>
                <w:webHidden/>
              </w:rPr>
              <w:instrText xml:space="preserve"> PAGEREF _Toc236913065 \h </w:instrText>
            </w:r>
            <w:r>
              <w:rPr>
                <w:noProof/>
                <w:webHidden/>
              </w:rPr>
            </w:r>
            <w:r>
              <w:rPr>
                <w:noProof/>
                <w:webHidden/>
              </w:rPr>
              <w:fldChar w:fldCharType="separate"/>
            </w:r>
            <w:r>
              <w:rPr>
                <w:noProof/>
                <w:webHidden/>
              </w:rPr>
              <w:t>5</w:t>
            </w:r>
            <w:r>
              <w:rPr>
                <w:noProof/>
                <w:webHidden/>
              </w:rPr>
              <w:fldChar w:fldCharType="end"/>
            </w:r>
          </w:hyperlink>
        </w:p>
        <w:p w14:paraId="7A8F979B" w14:textId="73E3F319" w:rsidR="00A56F89" w:rsidRDefault="00A56F8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6913066" w:history="1">
            <w:r w:rsidRPr="00134FE0">
              <w:rPr>
                <w:rStyle w:val="Hyperlink"/>
                <w:b/>
                <w:bCs/>
                <w:noProof/>
              </w:rPr>
              <w:t>1.1</w:t>
            </w:r>
            <w:r>
              <w:rPr>
                <w:rFonts w:asciiTheme="minorHAnsi" w:eastAsiaTheme="minorEastAsia" w:hAnsiTheme="minorHAnsi" w:cstheme="minorBidi"/>
                <w:noProof/>
                <w:kern w:val="2"/>
                <w:sz w:val="24"/>
                <w:szCs w:val="24"/>
                <w14:ligatures w14:val="standardContextual"/>
              </w:rPr>
              <w:tab/>
            </w:r>
            <w:r w:rsidRPr="00134FE0">
              <w:rPr>
                <w:rStyle w:val="Hyperlink"/>
                <w:b/>
                <w:bCs/>
                <w:noProof/>
              </w:rPr>
              <w:t>Version History</w:t>
            </w:r>
            <w:r>
              <w:rPr>
                <w:noProof/>
                <w:webHidden/>
              </w:rPr>
              <w:tab/>
            </w:r>
            <w:r>
              <w:rPr>
                <w:noProof/>
                <w:webHidden/>
              </w:rPr>
              <w:fldChar w:fldCharType="begin"/>
            </w:r>
            <w:r>
              <w:rPr>
                <w:noProof/>
                <w:webHidden/>
              </w:rPr>
              <w:instrText xml:space="preserve"> PAGEREF _Toc236913066 \h </w:instrText>
            </w:r>
            <w:r>
              <w:rPr>
                <w:noProof/>
                <w:webHidden/>
              </w:rPr>
            </w:r>
            <w:r>
              <w:rPr>
                <w:noProof/>
                <w:webHidden/>
              </w:rPr>
              <w:fldChar w:fldCharType="separate"/>
            </w:r>
            <w:r>
              <w:rPr>
                <w:noProof/>
                <w:webHidden/>
              </w:rPr>
              <w:t>5</w:t>
            </w:r>
            <w:r>
              <w:rPr>
                <w:noProof/>
                <w:webHidden/>
              </w:rPr>
              <w:fldChar w:fldCharType="end"/>
            </w:r>
          </w:hyperlink>
        </w:p>
        <w:p w14:paraId="71B7FC08" w14:textId="7EB794FE" w:rsidR="00A56F89" w:rsidRDefault="00A56F8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6913067" w:history="1">
            <w:r w:rsidRPr="00134FE0">
              <w:rPr>
                <w:rStyle w:val="Hyperlink"/>
                <w:b/>
                <w:bCs/>
                <w:noProof/>
              </w:rPr>
              <w:t>1.2</w:t>
            </w:r>
            <w:r>
              <w:rPr>
                <w:rFonts w:asciiTheme="minorHAnsi" w:eastAsiaTheme="minorEastAsia" w:hAnsiTheme="minorHAnsi" w:cstheme="minorBidi"/>
                <w:noProof/>
                <w:kern w:val="2"/>
                <w:sz w:val="24"/>
                <w:szCs w:val="24"/>
                <w14:ligatures w14:val="standardContextual"/>
              </w:rPr>
              <w:tab/>
            </w:r>
            <w:r w:rsidRPr="00134FE0">
              <w:rPr>
                <w:rStyle w:val="Hyperlink"/>
                <w:b/>
                <w:bCs/>
                <w:noProof/>
              </w:rPr>
              <w:t>Approval / Sign-off</w:t>
            </w:r>
            <w:r>
              <w:rPr>
                <w:noProof/>
                <w:webHidden/>
              </w:rPr>
              <w:tab/>
            </w:r>
            <w:r>
              <w:rPr>
                <w:noProof/>
                <w:webHidden/>
              </w:rPr>
              <w:fldChar w:fldCharType="begin"/>
            </w:r>
            <w:r>
              <w:rPr>
                <w:noProof/>
                <w:webHidden/>
              </w:rPr>
              <w:instrText xml:space="preserve"> PAGEREF _Toc236913067 \h </w:instrText>
            </w:r>
            <w:r>
              <w:rPr>
                <w:noProof/>
                <w:webHidden/>
              </w:rPr>
            </w:r>
            <w:r>
              <w:rPr>
                <w:noProof/>
                <w:webHidden/>
              </w:rPr>
              <w:fldChar w:fldCharType="separate"/>
            </w:r>
            <w:r>
              <w:rPr>
                <w:noProof/>
                <w:webHidden/>
              </w:rPr>
              <w:t>5</w:t>
            </w:r>
            <w:r>
              <w:rPr>
                <w:noProof/>
                <w:webHidden/>
              </w:rPr>
              <w:fldChar w:fldCharType="end"/>
            </w:r>
          </w:hyperlink>
        </w:p>
        <w:p w14:paraId="3A4CC04F" w14:textId="0198D37C" w:rsidR="00A56F89" w:rsidRDefault="00A56F89">
          <w:pPr>
            <w:pStyle w:val="TOC1"/>
            <w:tabs>
              <w:tab w:val="left" w:pos="400"/>
              <w:tab w:val="right" w:leader="dot" w:pos="9016"/>
            </w:tabs>
            <w:rPr>
              <w:rFonts w:asciiTheme="minorHAnsi" w:eastAsiaTheme="minorEastAsia" w:hAnsiTheme="minorHAnsi" w:cstheme="minorBidi"/>
              <w:noProof/>
              <w:kern w:val="2"/>
              <w:sz w:val="24"/>
              <w:szCs w:val="24"/>
              <w14:ligatures w14:val="standardContextual"/>
            </w:rPr>
          </w:pPr>
          <w:hyperlink w:anchor="_Toc236913068" w:history="1">
            <w:r w:rsidRPr="00134FE0">
              <w:rPr>
                <w:rStyle w:val="Hyperlink"/>
                <w:b/>
                <w:bCs/>
                <w:noProof/>
              </w:rPr>
              <w:t>2.</w:t>
            </w:r>
            <w:r>
              <w:rPr>
                <w:rFonts w:asciiTheme="minorHAnsi" w:eastAsiaTheme="minorEastAsia" w:hAnsiTheme="minorHAnsi" w:cstheme="minorBidi"/>
                <w:noProof/>
                <w:kern w:val="2"/>
                <w:sz w:val="24"/>
                <w:szCs w:val="24"/>
                <w14:ligatures w14:val="standardContextual"/>
              </w:rPr>
              <w:tab/>
            </w:r>
            <w:r w:rsidRPr="00134FE0">
              <w:rPr>
                <w:rStyle w:val="Hyperlink"/>
                <w:b/>
                <w:bCs/>
                <w:noProof/>
              </w:rPr>
              <w:t>Executive Summary</w:t>
            </w:r>
            <w:r>
              <w:rPr>
                <w:noProof/>
                <w:webHidden/>
              </w:rPr>
              <w:tab/>
            </w:r>
            <w:r>
              <w:rPr>
                <w:noProof/>
                <w:webHidden/>
              </w:rPr>
              <w:fldChar w:fldCharType="begin"/>
            </w:r>
            <w:r>
              <w:rPr>
                <w:noProof/>
                <w:webHidden/>
              </w:rPr>
              <w:instrText xml:space="preserve"> PAGEREF _Toc236913068 \h </w:instrText>
            </w:r>
            <w:r>
              <w:rPr>
                <w:noProof/>
                <w:webHidden/>
              </w:rPr>
            </w:r>
            <w:r>
              <w:rPr>
                <w:noProof/>
                <w:webHidden/>
              </w:rPr>
              <w:fldChar w:fldCharType="separate"/>
            </w:r>
            <w:r>
              <w:rPr>
                <w:noProof/>
                <w:webHidden/>
              </w:rPr>
              <w:t>6</w:t>
            </w:r>
            <w:r>
              <w:rPr>
                <w:noProof/>
                <w:webHidden/>
              </w:rPr>
              <w:fldChar w:fldCharType="end"/>
            </w:r>
          </w:hyperlink>
        </w:p>
        <w:p w14:paraId="2D7A64DA" w14:textId="1C62D450" w:rsidR="00A56F89" w:rsidRDefault="00A56F89">
          <w:pPr>
            <w:pStyle w:val="TOC1"/>
            <w:tabs>
              <w:tab w:val="left" w:pos="400"/>
              <w:tab w:val="right" w:leader="dot" w:pos="9016"/>
            </w:tabs>
            <w:rPr>
              <w:rFonts w:asciiTheme="minorHAnsi" w:eastAsiaTheme="minorEastAsia" w:hAnsiTheme="minorHAnsi" w:cstheme="minorBidi"/>
              <w:noProof/>
              <w:kern w:val="2"/>
              <w:sz w:val="24"/>
              <w:szCs w:val="24"/>
              <w14:ligatures w14:val="standardContextual"/>
            </w:rPr>
          </w:pPr>
          <w:hyperlink w:anchor="_Toc236913069" w:history="1">
            <w:r w:rsidRPr="00134FE0">
              <w:rPr>
                <w:rStyle w:val="Hyperlink"/>
                <w:b/>
                <w:bCs/>
                <w:noProof/>
              </w:rPr>
              <w:t>3.</w:t>
            </w:r>
            <w:r>
              <w:rPr>
                <w:rFonts w:asciiTheme="minorHAnsi" w:eastAsiaTheme="minorEastAsia" w:hAnsiTheme="minorHAnsi" w:cstheme="minorBidi"/>
                <w:noProof/>
                <w:kern w:val="2"/>
                <w:sz w:val="24"/>
                <w:szCs w:val="24"/>
                <w14:ligatures w14:val="standardContextual"/>
              </w:rPr>
              <w:tab/>
            </w:r>
            <w:r w:rsidRPr="00134FE0">
              <w:rPr>
                <w:rStyle w:val="Hyperlink"/>
                <w:b/>
                <w:bCs/>
                <w:noProof/>
              </w:rPr>
              <w:t>Review Current PHC e-Services</w:t>
            </w:r>
            <w:r>
              <w:rPr>
                <w:noProof/>
                <w:webHidden/>
              </w:rPr>
              <w:tab/>
            </w:r>
            <w:r>
              <w:rPr>
                <w:noProof/>
                <w:webHidden/>
              </w:rPr>
              <w:fldChar w:fldCharType="begin"/>
            </w:r>
            <w:r>
              <w:rPr>
                <w:noProof/>
                <w:webHidden/>
              </w:rPr>
              <w:instrText xml:space="preserve"> PAGEREF _Toc236913069 \h </w:instrText>
            </w:r>
            <w:r>
              <w:rPr>
                <w:noProof/>
                <w:webHidden/>
              </w:rPr>
            </w:r>
            <w:r>
              <w:rPr>
                <w:noProof/>
                <w:webHidden/>
              </w:rPr>
              <w:fldChar w:fldCharType="separate"/>
            </w:r>
            <w:r>
              <w:rPr>
                <w:noProof/>
                <w:webHidden/>
              </w:rPr>
              <w:t>7</w:t>
            </w:r>
            <w:r>
              <w:rPr>
                <w:noProof/>
                <w:webHidden/>
              </w:rPr>
              <w:fldChar w:fldCharType="end"/>
            </w:r>
          </w:hyperlink>
        </w:p>
        <w:p w14:paraId="4B7BC3FB" w14:textId="09E59D58"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0" w:history="1">
            <w:r w:rsidRPr="00134FE0">
              <w:rPr>
                <w:rStyle w:val="Hyperlink"/>
                <w:b/>
                <w:bCs/>
                <w:noProof/>
              </w:rPr>
              <w:t>3.1 Introduction</w:t>
            </w:r>
            <w:r>
              <w:rPr>
                <w:noProof/>
                <w:webHidden/>
              </w:rPr>
              <w:tab/>
            </w:r>
            <w:r>
              <w:rPr>
                <w:noProof/>
                <w:webHidden/>
              </w:rPr>
              <w:fldChar w:fldCharType="begin"/>
            </w:r>
            <w:r>
              <w:rPr>
                <w:noProof/>
                <w:webHidden/>
              </w:rPr>
              <w:instrText xml:space="preserve"> PAGEREF _Toc236913070 \h </w:instrText>
            </w:r>
            <w:r>
              <w:rPr>
                <w:noProof/>
                <w:webHidden/>
              </w:rPr>
            </w:r>
            <w:r>
              <w:rPr>
                <w:noProof/>
                <w:webHidden/>
              </w:rPr>
              <w:fldChar w:fldCharType="separate"/>
            </w:r>
            <w:r>
              <w:rPr>
                <w:noProof/>
                <w:webHidden/>
              </w:rPr>
              <w:t>7</w:t>
            </w:r>
            <w:r>
              <w:rPr>
                <w:noProof/>
                <w:webHidden/>
              </w:rPr>
              <w:fldChar w:fldCharType="end"/>
            </w:r>
          </w:hyperlink>
        </w:p>
        <w:p w14:paraId="661A4448" w14:textId="36353C6F"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1" w:history="1">
            <w:r w:rsidRPr="00134FE0">
              <w:rPr>
                <w:rStyle w:val="Hyperlink"/>
                <w:b/>
                <w:bCs/>
                <w:noProof/>
              </w:rPr>
              <w:t>3.2 Methodology</w:t>
            </w:r>
            <w:r>
              <w:rPr>
                <w:noProof/>
                <w:webHidden/>
              </w:rPr>
              <w:tab/>
            </w:r>
            <w:r>
              <w:rPr>
                <w:noProof/>
                <w:webHidden/>
              </w:rPr>
              <w:fldChar w:fldCharType="begin"/>
            </w:r>
            <w:r>
              <w:rPr>
                <w:noProof/>
                <w:webHidden/>
              </w:rPr>
              <w:instrText xml:space="preserve"> PAGEREF _Toc236913071 \h </w:instrText>
            </w:r>
            <w:r>
              <w:rPr>
                <w:noProof/>
                <w:webHidden/>
              </w:rPr>
            </w:r>
            <w:r>
              <w:rPr>
                <w:noProof/>
                <w:webHidden/>
              </w:rPr>
              <w:fldChar w:fldCharType="separate"/>
            </w:r>
            <w:r>
              <w:rPr>
                <w:noProof/>
                <w:webHidden/>
              </w:rPr>
              <w:t>7</w:t>
            </w:r>
            <w:r>
              <w:rPr>
                <w:noProof/>
                <w:webHidden/>
              </w:rPr>
              <w:fldChar w:fldCharType="end"/>
            </w:r>
          </w:hyperlink>
        </w:p>
        <w:p w14:paraId="18BA5EAB" w14:textId="76888215"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2" w:history="1">
            <w:r w:rsidRPr="00134FE0">
              <w:rPr>
                <w:rStyle w:val="Hyperlink"/>
                <w:b/>
                <w:bCs/>
                <w:noProof/>
              </w:rPr>
              <w:t>3.3 Usability / Heuristic Review</w:t>
            </w:r>
            <w:r>
              <w:rPr>
                <w:noProof/>
                <w:webHidden/>
              </w:rPr>
              <w:tab/>
            </w:r>
            <w:r>
              <w:rPr>
                <w:noProof/>
                <w:webHidden/>
              </w:rPr>
              <w:fldChar w:fldCharType="begin"/>
            </w:r>
            <w:r>
              <w:rPr>
                <w:noProof/>
                <w:webHidden/>
              </w:rPr>
              <w:instrText xml:space="preserve"> PAGEREF _Toc236913072 \h </w:instrText>
            </w:r>
            <w:r>
              <w:rPr>
                <w:noProof/>
                <w:webHidden/>
              </w:rPr>
            </w:r>
            <w:r>
              <w:rPr>
                <w:noProof/>
                <w:webHidden/>
              </w:rPr>
              <w:fldChar w:fldCharType="separate"/>
            </w:r>
            <w:r>
              <w:rPr>
                <w:noProof/>
                <w:webHidden/>
              </w:rPr>
              <w:t>7</w:t>
            </w:r>
            <w:r>
              <w:rPr>
                <w:noProof/>
                <w:webHidden/>
              </w:rPr>
              <w:fldChar w:fldCharType="end"/>
            </w:r>
          </w:hyperlink>
        </w:p>
        <w:p w14:paraId="40CE77CD" w14:textId="2A8858F5"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3" w:history="1">
            <w:r w:rsidRPr="00134FE0">
              <w:rPr>
                <w:rStyle w:val="Hyperlink"/>
                <w:b/>
                <w:bCs/>
                <w:noProof/>
              </w:rPr>
              <w:t>3.3.1 Services Review</w:t>
            </w:r>
            <w:r>
              <w:rPr>
                <w:noProof/>
                <w:webHidden/>
              </w:rPr>
              <w:tab/>
            </w:r>
            <w:r>
              <w:rPr>
                <w:noProof/>
                <w:webHidden/>
              </w:rPr>
              <w:fldChar w:fldCharType="begin"/>
            </w:r>
            <w:r>
              <w:rPr>
                <w:noProof/>
                <w:webHidden/>
              </w:rPr>
              <w:instrText xml:space="preserve"> PAGEREF _Toc236913073 \h </w:instrText>
            </w:r>
            <w:r>
              <w:rPr>
                <w:noProof/>
                <w:webHidden/>
              </w:rPr>
            </w:r>
            <w:r>
              <w:rPr>
                <w:noProof/>
                <w:webHidden/>
              </w:rPr>
              <w:fldChar w:fldCharType="separate"/>
            </w:r>
            <w:r>
              <w:rPr>
                <w:noProof/>
                <w:webHidden/>
              </w:rPr>
              <w:t>8</w:t>
            </w:r>
            <w:r>
              <w:rPr>
                <w:noProof/>
                <w:webHidden/>
              </w:rPr>
              <w:fldChar w:fldCharType="end"/>
            </w:r>
          </w:hyperlink>
        </w:p>
        <w:p w14:paraId="4BD6B75B" w14:textId="0C68A598"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4" w:history="1">
            <w:r w:rsidRPr="00134FE0">
              <w:rPr>
                <w:rStyle w:val="Hyperlink"/>
                <w:b/>
                <w:bCs/>
                <w:noProof/>
              </w:rPr>
              <w:t>3.3.1.1 Sehati Application</w:t>
            </w:r>
            <w:r>
              <w:rPr>
                <w:noProof/>
                <w:webHidden/>
              </w:rPr>
              <w:tab/>
            </w:r>
            <w:r>
              <w:rPr>
                <w:noProof/>
                <w:webHidden/>
              </w:rPr>
              <w:fldChar w:fldCharType="begin"/>
            </w:r>
            <w:r>
              <w:rPr>
                <w:noProof/>
                <w:webHidden/>
              </w:rPr>
              <w:instrText xml:space="preserve"> PAGEREF _Toc236913074 \h </w:instrText>
            </w:r>
            <w:r>
              <w:rPr>
                <w:noProof/>
                <w:webHidden/>
              </w:rPr>
            </w:r>
            <w:r>
              <w:rPr>
                <w:noProof/>
                <w:webHidden/>
              </w:rPr>
              <w:fldChar w:fldCharType="separate"/>
            </w:r>
            <w:r>
              <w:rPr>
                <w:noProof/>
                <w:webHidden/>
              </w:rPr>
              <w:t>8</w:t>
            </w:r>
            <w:r>
              <w:rPr>
                <w:noProof/>
                <w:webHidden/>
              </w:rPr>
              <w:fldChar w:fldCharType="end"/>
            </w:r>
          </w:hyperlink>
        </w:p>
        <w:p w14:paraId="07450DA1" w14:textId="570D12BB"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5" w:history="1">
            <w:r w:rsidRPr="00134FE0">
              <w:rPr>
                <w:rStyle w:val="Hyperlink"/>
                <w:b/>
                <w:bCs/>
                <w:noProof/>
              </w:rPr>
              <w:t>3.3.1.1.1 Appointment Booking Service</w:t>
            </w:r>
            <w:r>
              <w:rPr>
                <w:noProof/>
                <w:webHidden/>
              </w:rPr>
              <w:tab/>
            </w:r>
            <w:r>
              <w:rPr>
                <w:noProof/>
                <w:webHidden/>
              </w:rPr>
              <w:fldChar w:fldCharType="begin"/>
            </w:r>
            <w:r>
              <w:rPr>
                <w:noProof/>
                <w:webHidden/>
              </w:rPr>
              <w:instrText xml:space="preserve"> PAGEREF _Toc236913075 \h </w:instrText>
            </w:r>
            <w:r>
              <w:rPr>
                <w:noProof/>
                <w:webHidden/>
              </w:rPr>
            </w:r>
            <w:r>
              <w:rPr>
                <w:noProof/>
                <w:webHidden/>
              </w:rPr>
              <w:fldChar w:fldCharType="separate"/>
            </w:r>
            <w:r>
              <w:rPr>
                <w:noProof/>
                <w:webHidden/>
              </w:rPr>
              <w:t>8</w:t>
            </w:r>
            <w:r>
              <w:rPr>
                <w:noProof/>
                <w:webHidden/>
              </w:rPr>
              <w:fldChar w:fldCharType="end"/>
            </w:r>
          </w:hyperlink>
        </w:p>
        <w:p w14:paraId="7F289EB8" w14:textId="78B316B3"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6" w:history="1">
            <w:r w:rsidRPr="00134FE0">
              <w:rPr>
                <w:rStyle w:val="Hyperlink"/>
                <w:b/>
                <w:bCs/>
                <w:noProof/>
              </w:rPr>
              <w:t>3.3.1.1.2 Medical Reports &amp; Certificates Service</w:t>
            </w:r>
            <w:r>
              <w:rPr>
                <w:noProof/>
                <w:webHidden/>
              </w:rPr>
              <w:tab/>
            </w:r>
            <w:r>
              <w:rPr>
                <w:noProof/>
                <w:webHidden/>
              </w:rPr>
              <w:fldChar w:fldCharType="begin"/>
            </w:r>
            <w:r>
              <w:rPr>
                <w:noProof/>
                <w:webHidden/>
              </w:rPr>
              <w:instrText xml:space="preserve"> PAGEREF _Toc236913076 \h </w:instrText>
            </w:r>
            <w:r>
              <w:rPr>
                <w:noProof/>
                <w:webHidden/>
              </w:rPr>
            </w:r>
            <w:r>
              <w:rPr>
                <w:noProof/>
                <w:webHidden/>
              </w:rPr>
              <w:fldChar w:fldCharType="separate"/>
            </w:r>
            <w:r>
              <w:rPr>
                <w:noProof/>
                <w:webHidden/>
              </w:rPr>
              <w:t>9</w:t>
            </w:r>
            <w:r>
              <w:rPr>
                <w:noProof/>
                <w:webHidden/>
              </w:rPr>
              <w:fldChar w:fldCharType="end"/>
            </w:r>
          </w:hyperlink>
        </w:p>
        <w:p w14:paraId="545DF2C0" w14:textId="4854CF32"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7" w:history="1">
            <w:r w:rsidRPr="00134FE0">
              <w:rPr>
                <w:rStyle w:val="Hyperlink"/>
                <w:b/>
                <w:bCs/>
                <w:noProof/>
              </w:rPr>
              <w:t>3.3.1.1.3 Vaccination Record Service</w:t>
            </w:r>
            <w:r>
              <w:rPr>
                <w:noProof/>
                <w:webHidden/>
              </w:rPr>
              <w:tab/>
            </w:r>
            <w:r>
              <w:rPr>
                <w:noProof/>
                <w:webHidden/>
              </w:rPr>
              <w:fldChar w:fldCharType="begin"/>
            </w:r>
            <w:r>
              <w:rPr>
                <w:noProof/>
                <w:webHidden/>
              </w:rPr>
              <w:instrText xml:space="preserve"> PAGEREF _Toc236913077 \h </w:instrText>
            </w:r>
            <w:r>
              <w:rPr>
                <w:noProof/>
                <w:webHidden/>
              </w:rPr>
            </w:r>
            <w:r>
              <w:rPr>
                <w:noProof/>
                <w:webHidden/>
              </w:rPr>
              <w:fldChar w:fldCharType="separate"/>
            </w:r>
            <w:r>
              <w:rPr>
                <w:noProof/>
                <w:webHidden/>
              </w:rPr>
              <w:t>10</w:t>
            </w:r>
            <w:r>
              <w:rPr>
                <w:noProof/>
                <w:webHidden/>
              </w:rPr>
              <w:fldChar w:fldCharType="end"/>
            </w:r>
          </w:hyperlink>
        </w:p>
        <w:p w14:paraId="33369DF8" w14:textId="5109BE98"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78" w:history="1">
            <w:r w:rsidRPr="00134FE0">
              <w:rPr>
                <w:rStyle w:val="Hyperlink"/>
                <w:b/>
                <w:bCs/>
                <w:noProof/>
              </w:rPr>
              <w:t>3.3.1.2 MyGov Application</w:t>
            </w:r>
            <w:r>
              <w:rPr>
                <w:noProof/>
                <w:webHidden/>
              </w:rPr>
              <w:tab/>
            </w:r>
            <w:r>
              <w:rPr>
                <w:noProof/>
                <w:webHidden/>
              </w:rPr>
              <w:fldChar w:fldCharType="begin"/>
            </w:r>
            <w:r>
              <w:rPr>
                <w:noProof/>
                <w:webHidden/>
              </w:rPr>
              <w:instrText xml:space="preserve"> PAGEREF _Toc236913078 \h </w:instrText>
            </w:r>
            <w:r>
              <w:rPr>
                <w:noProof/>
                <w:webHidden/>
              </w:rPr>
            </w:r>
            <w:r>
              <w:rPr>
                <w:noProof/>
                <w:webHidden/>
              </w:rPr>
              <w:fldChar w:fldCharType="separate"/>
            </w:r>
            <w:r>
              <w:rPr>
                <w:noProof/>
                <w:webHidden/>
              </w:rPr>
              <w:t>10</w:t>
            </w:r>
            <w:r>
              <w:rPr>
                <w:noProof/>
                <w:webHidden/>
              </w:rPr>
              <w:fldChar w:fldCharType="end"/>
            </w:r>
          </w:hyperlink>
        </w:p>
        <w:p w14:paraId="5157145A" w14:textId="5306D0D0" w:rsidR="00A56F89" w:rsidRDefault="00A56F89">
          <w:pPr>
            <w:pStyle w:val="TOC2"/>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6913079" w:history="1">
            <w:r w:rsidRPr="00134FE0">
              <w:rPr>
                <w:rStyle w:val="Hyperlink"/>
                <w:b/>
                <w:bCs/>
                <w:noProof/>
              </w:rPr>
              <w:t>3.3.1.2.1</w:t>
            </w:r>
            <w:r>
              <w:rPr>
                <w:rFonts w:asciiTheme="minorHAnsi" w:eastAsiaTheme="minorEastAsia" w:hAnsiTheme="minorHAnsi" w:cstheme="minorBidi"/>
                <w:noProof/>
                <w:kern w:val="2"/>
                <w:sz w:val="24"/>
                <w:szCs w:val="24"/>
                <w14:ligatures w14:val="standardContextual"/>
              </w:rPr>
              <w:tab/>
            </w:r>
            <w:r w:rsidRPr="00134FE0">
              <w:rPr>
                <w:rStyle w:val="Hyperlink"/>
                <w:b/>
                <w:bCs/>
                <w:noProof/>
              </w:rPr>
              <w:t>Vaccination Record Service</w:t>
            </w:r>
            <w:r>
              <w:rPr>
                <w:noProof/>
                <w:webHidden/>
              </w:rPr>
              <w:tab/>
            </w:r>
            <w:r>
              <w:rPr>
                <w:noProof/>
                <w:webHidden/>
              </w:rPr>
              <w:fldChar w:fldCharType="begin"/>
            </w:r>
            <w:r>
              <w:rPr>
                <w:noProof/>
                <w:webHidden/>
              </w:rPr>
              <w:instrText xml:space="preserve"> PAGEREF _Toc236913079 \h </w:instrText>
            </w:r>
            <w:r>
              <w:rPr>
                <w:noProof/>
                <w:webHidden/>
              </w:rPr>
            </w:r>
            <w:r>
              <w:rPr>
                <w:noProof/>
                <w:webHidden/>
              </w:rPr>
              <w:fldChar w:fldCharType="separate"/>
            </w:r>
            <w:r>
              <w:rPr>
                <w:noProof/>
                <w:webHidden/>
              </w:rPr>
              <w:t>11</w:t>
            </w:r>
            <w:r>
              <w:rPr>
                <w:noProof/>
                <w:webHidden/>
              </w:rPr>
              <w:fldChar w:fldCharType="end"/>
            </w:r>
          </w:hyperlink>
        </w:p>
        <w:p w14:paraId="14B491B2" w14:textId="6BC9D631" w:rsidR="00A56F89" w:rsidRDefault="00A56F89">
          <w:pPr>
            <w:pStyle w:val="TOC2"/>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6913080" w:history="1">
            <w:r w:rsidRPr="00134FE0">
              <w:rPr>
                <w:rStyle w:val="Hyperlink"/>
                <w:b/>
                <w:bCs/>
                <w:noProof/>
              </w:rPr>
              <w:t>3.3.1.2.2</w:t>
            </w:r>
            <w:r>
              <w:rPr>
                <w:rFonts w:asciiTheme="minorHAnsi" w:eastAsiaTheme="minorEastAsia" w:hAnsiTheme="minorHAnsi" w:cstheme="minorBidi"/>
                <w:noProof/>
                <w:kern w:val="2"/>
                <w:sz w:val="24"/>
                <w:szCs w:val="24"/>
                <w14:ligatures w14:val="standardContextual"/>
              </w:rPr>
              <w:tab/>
            </w:r>
            <w:r w:rsidRPr="00134FE0">
              <w:rPr>
                <w:rStyle w:val="Hyperlink"/>
                <w:b/>
                <w:bCs/>
                <w:noProof/>
              </w:rPr>
              <w:t>Report Missing Vaccination Record Service</w:t>
            </w:r>
            <w:r>
              <w:rPr>
                <w:noProof/>
                <w:webHidden/>
              </w:rPr>
              <w:tab/>
            </w:r>
            <w:r>
              <w:rPr>
                <w:noProof/>
                <w:webHidden/>
              </w:rPr>
              <w:fldChar w:fldCharType="begin"/>
            </w:r>
            <w:r>
              <w:rPr>
                <w:noProof/>
                <w:webHidden/>
              </w:rPr>
              <w:instrText xml:space="preserve"> PAGEREF _Toc236913080 \h </w:instrText>
            </w:r>
            <w:r>
              <w:rPr>
                <w:noProof/>
                <w:webHidden/>
              </w:rPr>
            </w:r>
            <w:r>
              <w:rPr>
                <w:noProof/>
                <w:webHidden/>
              </w:rPr>
              <w:fldChar w:fldCharType="separate"/>
            </w:r>
            <w:r>
              <w:rPr>
                <w:noProof/>
                <w:webHidden/>
              </w:rPr>
              <w:t>12</w:t>
            </w:r>
            <w:r>
              <w:rPr>
                <w:noProof/>
                <w:webHidden/>
              </w:rPr>
              <w:fldChar w:fldCharType="end"/>
            </w:r>
          </w:hyperlink>
        </w:p>
        <w:p w14:paraId="6E461AB3" w14:textId="3FD37157" w:rsidR="00A56F89" w:rsidRDefault="00A56F89">
          <w:pPr>
            <w:pStyle w:val="TOC2"/>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6913081" w:history="1">
            <w:r w:rsidRPr="00134FE0">
              <w:rPr>
                <w:rStyle w:val="Hyperlink"/>
                <w:b/>
                <w:bCs/>
                <w:noProof/>
              </w:rPr>
              <w:t>3.3.1.3</w:t>
            </w:r>
            <w:r>
              <w:rPr>
                <w:rFonts w:asciiTheme="minorHAnsi" w:eastAsiaTheme="minorEastAsia" w:hAnsiTheme="minorHAnsi" w:cstheme="minorBidi"/>
                <w:noProof/>
                <w:kern w:val="2"/>
                <w:sz w:val="24"/>
                <w:szCs w:val="24"/>
                <w14:ligatures w14:val="standardContextual"/>
              </w:rPr>
              <w:tab/>
            </w:r>
            <w:r w:rsidRPr="00134FE0">
              <w:rPr>
                <w:rStyle w:val="Hyperlink"/>
                <w:b/>
                <w:bCs/>
                <w:noProof/>
              </w:rPr>
              <w:t xml:space="preserve">Ministry of Health </w:t>
            </w:r>
            <w:r w:rsidRPr="00134FE0">
              <w:rPr>
                <w:rStyle w:val="Hyperlink"/>
                <w:b/>
                <w:bCs/>
                <w:noProof/>
                <w:lang w:bidi="ar-BH"/>
              </w:rPr>
              <w:t>(</w:t>
            </w:r>
            <w:r w:rsidRPr="00134FE0">
              <w:rPr>
                <w:rStyle w:val="Hyperlink"/>
                <w:b/>
                <w:bCs/>
                <w:noProof/>
              </w:rPr>
              <w:t>MOH) website</w:t>
            </w:r>
            <w:r>
              <w:rPr>
                <w:noProof/>
                <w:webHidden/>
              </w:rPr>
              <w:tab/>
            </w:r>
            <w:r>
              <w:rPr>
                <w:noProof/>
                <w:webHidden/>
              </w:rPr>
              <w:fldChar w:fldCharType="begin"/>
            </w:r>
            <w:r>
              <w:rPr>
                <w:noProof/>
                <w:webHidden/>
              </w:rPr>
              <w:instrText xml:space="preserve"> PAGEREF _Toc236913081 \h </w:instrText>
            </w:r>
            <w:r>
              <w:rPr>
                <w:noProof/>
                <w:webHidden/>
              </w:rPr>
            </w:r>
            <w:r>
              <w:rPr>
                <w:noProof/>
                <w:webHidden/>
              </w:rPr>
              <w:fldChar w:fldCharType="separate"/>
            </w:r>
            <w:r>
              <w:rPr>
                <w:noProof/>
                <w:webHidden/>
              </w:rPr>
              <w:t>12</w:t>
            </w:r>
            <w:r>
              <w:rPr>
                <w:noProof/>
                <w:webHidden/>
              </w:rPr>
              <w:fldChar w:fldCharType="end"/>
            </w:r>
          </w:hyperlink>
        </w:p>
        <w:p w14:paraId="127B3858" w14:textId="53C75EA4" w:rsidR="00A56F89" w:rsidRDefault="00A56F89">
          <w:pPr>
            <w:pStyle w:val="TOC2"/>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6913082" w:history="1">
            <w:r w:rsidRPr="00134FE0">
              <w:rPr>
                <w:rStyle w:val="Hyperlink"/>
                <w:b/>
                <w:bCs/>
                <w:noProof/>
              </w:rPr>
              <w:t>3.3.1.3.1</w:t>
            </w:r>
            <w:r>
              <w:rPr>
                <w:rFonts w:asciiTheme="minorHAnsi" w:eastAsiaTheme="minorEastAsia" w:hAnsiTheme="minorHAnsi" w:cstheme="minorBidi"/>
                <w:noProof/>
                <w:kern w:val="2"/>
                <w:sz w:val="24"/>
                <w:szCs w:val="24"/>
                <w14:ligatures w14:val="standardContextual"/>
              </w:rPr>
              <w:tab/>
            </w:r>
            <w:r w:rsidRPr="00134FE0">
              <w:rPr>
                <w:rStyle w:val="Hyperlink"/>
                <w:b/>
                <w:bCs/>
                <w:noProof/>
              </w:rPr>
              <w:t>Sehati Card Request for Newborns Service</w:t>
            </w:r>
            <w:r>
              <w:rPr>
                <w:noProof/>
                <w:webHidden/>
              </w:rPr>
              <w:tab/>
            </w:r>
            <w:r>
              <w:rPr>
                <w:noProof/>
                <w:webHidden/>
              </w:rPr>
              <w:fldChar w:fldCharType="begin"/>
            </w:r>
            <w:r>
              <w:rPr>
                <w:noProof/>
                <w:webHidden/>
              </w:rPr>
              <w:instrText xml:space="preserve"> PAGEREF _Toc236913082 \h </w:instrText>
            </w:r>
            <w:r>
              <w:rPr>
                <w:noProof/>
                <w:webHidden/>
              </w:rPr>
            </w:r>
            <w:r>
              <w:rPr>
                <w:noProof/>
                <w:webHidden/>
              </w:rPr>
              <w:fldChar w:fldCharType="separate"/>
            </w:r>
            <w:r>
              <w:rPr>
                <w:noProof/>
                <w:webHidden/>
              </w:rPr>
              <w:t>13</w:t>
            </w:r>
            <w:r>
              <w:rPr>
                <w:noProof/>
                <w:webHidden/>
              </w:rPr>
              <w:fldChar w:fldCharType="end"/>
            </w:r>
          </w:hyperlink>
        </w:p>
        <w:p w14:paraId="1C2D506D" w14:textId="23C33427"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83" w:history="1">
            <w:r w:rsidRPr="00134FE0">
              <w:rPr>
                <w:rStyle w:val="Hyperlink"/>
                <w:b/>
                <w:bCs/>
                <w:noProof/>
              </w:rPr>
              <w:t>3.3.1.3.2 Update Residential Address Service</w:t>
            </w:r>
            <w:r>
              <w:rPr>
                <w:noProof/>
                <w:webHidden/>
              </w:rPr>
              <w:tab/>
            </w:r>
            <w:r>
              <w:rPr>
                <w:noProof/>
                <w:webHidden/>
              </w:rPr>
              <w:fldChar w:fldCharType="begin"/>
            </w:r>
            <w:r>
              <w:rPr>
                <w:noProof/>
                <w:webHidden/>
              </w:rPr>
              <w:instrText xml:space="preserve"> PAGEREF _Toc236913083 \h </w:instrText>
            </w:r>
            <w:r>
              <w:rPr>
                <w:noProof/>
                <w:webHidden/>
              </w:rPr>
            </w:r>
            <w:r>
              <w:rPr>
                <w:noProof/>
                <w:webHidden/>
              </w:rPr>
              <w:fldChar w:fldCharType="separate"/>
            </w:r>
            <w:r>
              <w:rPr>
                <w:noProof/>
                <w:webHidden/>
              </w:rPr>
              <w:t>13</w:t>
            </w:r>
            <w:r>
              <w:rPr>
                <w:noProof/>
                <w:webHidden/>
              </w:rPr>
              <w:fldChar w:fldCharType="end"/>
            </w:r>
          </w:hyperlink>
        </w:p>
        <w:p w14:paraId="117331E1" w14:textId="30CCABDD" w:rsidR="00A56F89" w:rsidRDefault="00A56F89">
          <w:pPr>
            <w:pStyle w:val="TOC2"/>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6913084" w:history="1">
            <w:r w:rsidRPr="00134FE0">
              <w:rPr>
                <w:rStyle w:val="Hyperlink"/>
                <w:b/>
                <w:bCs/>
                <w:noProof/>
              </w:rPr>
              <w:t>3.3.1.3.3</w:t>
            </w:r>
            <w:r>
              <w:rPr>
                <w:rFonts w:asciiTheme="minorHAnsi" w:eastAsiaTheme="minorEastAsia" w:hAnsiTheme="minorHAnsi" w:cstheme="minorBidi"/>
                <w:noProof/>
                <w:kern w:val="2"/>
                <w:sz w:val="24"/>
                <w:szCs w:val="24"/>
                <w14:ligatures w14:val="standardContextual"/>
              </w:rPr>
              <w:tab/>
            </w:r>
            <w:r w:rsidRPr="00134FE0">
              <w:rPr>
                <w:rStyle w:val="Hyperlink"/>
                <w:b/>
                <w:bCs/>
                <w:noProof/>
              </w:rPr>
              <w:t>Mammogram Appointment Request Service</w:t>
            </w:r>
            <w:r>
              <w:rPr>
                <w:noProof/>
                <w:webHidden/>
              </w:rPr>
              <w:tab/>
            </w:r>
            <w:r>
              <w:rPr>
                <w:noProof/>
                <w:webHidden/>
              </w:rPr>
              <w:fldChar w:fldCharType="begin"/>
            </w:r>
            <w:r>
              <w:rPr>
                <w:noProof/>
                <w:webHidden/>
              </w:rPr>
              <w:instrText xml:space="preserve"> PAGEREF _Toc236913084 \h </w:instrText>
            </w:r>
            <w:r>
              <w:rPr>
                <w:noProof/>
                <w:webHidden/>
              </w:rPr>
            </w:r>
            <w:r>
              <w:rPr>
                <w:noProof/>
                <w:webHidden/>
              </w:rPr>
              <w:fldChar w:fldCharType="separate"/>
            </w:r>
            <w:r>
              <w:rPr>
                <w:noProof/>
                <w:webHidden/>
              </w:rPr>
              <w:t>14</w:t>
            </w:r>
            <w:r>
              <w:rPr>
                <w:noProof/>
                <w:webHidden/>
              </w:rPr>
              <w:fldChar w:fldCharType="end"/>
            </w:r>
          </w:hyperlink>
        </w:p>
        <w:p w14:paraId="0B4D34C5" w14:textId="4A24BF39"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85" w:history="1">
            <w:r w:rsidRPr="00134FE0">
              <w:rPr>
                <w:rStyle w:val="Hyperlink"/>
                <w:b/>
                <w:bCs/>
                <w:noProof/>
              </w:rPr>
              <w:t>3.3.1.3.4 Tele Appointment Instructions Service</w:t>
            </w:r>
            <w:r>
              <w:rPr>
                <w:noProof/>
                <w:webHidden/>
              </w:rPr>
              <w:tab/>
            </w:r>
            <w:r>
              <w:rPr>
                <w:noProof/>
                <w:webHidden/>
              </w:rPr>
              <w:fldChar w:fldCharType="begin"/>
            </w:r>
            <w:r>
              <w:rPr>
                <w:noProof/>
                <w:webHidden/>
              </w:rPr>
              <w:instrText xml:space="preserve"> PAGEREF _Toc236913085 \h </w:instrText>
            </w:r>
            <w:r>
              <w:rPr>
                <w:noProof/>
                <w:webHidden/>
              </w:rPr>
            </w:r>
            <w:r>
              <w:rPr>
                <w:noProof/>
                <w:webHidden/>
              </w:rPr>
              <w:fldChar w:fldCharType="separate"/>
            </w:r>
            <w:r>
              <w:rPr>
                <w:noProof/>
                <w:webHidden/>
              </w:rPr>
              <w:t>15</w:t>
            </w:r>
            <w:r>
              <w:rPr>
                <w:noProof/>
                <w:webHidden/>
              </w:rPr>
              <w:fldChar w:fldCharType="end"/>
            </w:r>
          </w:hyperlink>
        </w:p>
        <w:p w14:paraId="2BEE2D9A" w14:textId="79766230"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86" w:history="1">
            <w:r w:rsidRPr="00134FE0">
              <w:rPr>
                <w:rStyle w:val="Hyperlink"/>
                <w:b/>
                <w:bCs/>
                <w:noProof/>
              </w:rPr>
              <w:t>3.3.1.3.5 Vaccine Certificate Service</w:t>
            </w:r>
            <w:r>
              <w:rPr>
                <w:noProof/>
                <w:webHidden/>
              </w:rPr>
              <w:tab/>
            </w:r>
            <w:r>
              <w:rPr>
                <w:noProof/>
                <w:webHidden/>
              </w:rPr>
              <w:fldChar w:fldCharType="begin"/>
            </w:r>
            <w:r>
              <w:rPr>
                <w:noProof/>
                <w:webHidden/>
              </w:rPr>
              <w:instrText xml:space="preserve"> PAGEREF _Toc236913086 \h </w:instrText>
            </w:r>
            <w:r>
              <w:rPr>
                <w:noProof/>
                <w:webHidden/>
              </w:rPr>
            </w:r>
            <w:r>
              <w:rPr>
                <w:noProof/>
                <w:webHidden/>
              </w:rPr>
              <w:fldChar w:fldCharType="separate"/>
            </w:r>
            <w:r>
              <w:rPr>
                <w:noProof/>
                <w:webHidden/>
              </w:rPr>
              <w:t>15</w:t>
            </w:r>
            <w:r>
              <w:rPr>
                <w:noProof/>
                <w:webHidden/>
              </w:rPr>
              <w:fldChar w:fldCharType="end"/>
            </w:r>
          </w:hyperlink>
        </w:p>
        <w:p w14:paraId="6B584416" w14:textId="549512BC"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87" w:history="1">
            <w:r w:rsidRPr="00134FE0">
              <w:rPr>
                <w:rStyle w:val="Hyperlink"/>
                <w:b/>
                <w:bCs/>
                <w:noProof/>
              </w:rPr>
              <w:t>3.3.1.3.6 Health Fee Exemption Card Issuance Service</w:t>
            </w:r>
            <w:r>
              <w:rPr>
                <w:noProof/>
                <w:webHidden/>
              </w:rPr>
              <w:tab/>
            </w:r>
            <w:r>
              <w:rPr>
                <w:noProof/>
                <w:webHidden/>
              </w:rPr>
              <w:fldChar w:fldCharType="begin"/>
            </w:r>
            <w:r>
              <w:rPr>
                <w:noProof/>
                <w:webHidden/>
              </w:rPr>
              <w:instrText xml:space="preserve"> PAGEREF _Toc236913087 \h </w:instrText>
            </w:r>
            <w:r>
              <w:rPr>
                <w:noProof/>
                <w:webHidden/>
              </w:rPr>
            </w:r>
            <w:r>
              <w:rPr>
                <w:noProof/>
                <w:webHidden/>
              </w:rPr>
              <w:fldChar w:fldCharType="separate"/>
            </w:r>
            <w:r>
              <w:rPr>
                <w:noProof/>
                <w:webHidden/>
              </w:rPr>
              <w:t>16</w:t>
            </w:r>
            <w:r>
              <w:rPr>
                <w:noProof/>
                <w:webHidden/>
              </w:rPr>
              <w:fldChar w:fldCharType="end"/>
            </w:r>
          </w:hyperlink>
        </w:p>
        <w:p w14:paraId="3438E359" w14:textId="786B5B44"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88" w:history="1">
            <w:r w:rsidRPr="00134FE0">
              <w:rPr>
                <w:rStyle w:val="Hyperlink"/>
                <w:b/>
                <w:bCs/>
                <w:noProof/>
              </w:rPr>
              <w:t>3.3.1.3.7 Request to Change Your Family Doctor Service</w:t>
            </w:r>
            <w:r>
              <w:rPr>
                <w:noProof/>
                <w:webHidden/>
              </w:rPr>
              <w:tab/>
            </w:r>
            <w:r>
              <w:rPr>
                <w:noProof/>
                <w:webHidden/>
              </w:rPr>
              <w:fldChar w:fldCharType="begin"/>
            </w:r>
            <w:r>
              <w:rPr>
                <w:noProof/>
                <w:webHidden/>
              </w:rPr>
              <w:instrText xml:space="preserve"> PAGEREF _Toc236913088 \h </w:instrText>
            </w:r>
            <w:r>
              <w:rPr>
                <w:noProof/>
                <w:webHidden/>
              </w:rPr>
            </w:r>
            <w:r>
              <w:rPr>
                <w:noProof/>
                <w:webHidden/>
              </w:rPr>
              <w:fldChar w:fldCharType="separate"/>
            </w:r>
            <w:r>
              <w:rPr>
                <w:noProof/>
                <w:webHidden/>
              </w:rPr>
              <w:t>16</w:t>
            </w:r>
            <w:r>
              <w:rPr>
                <w:noProof/>
                <w:webHidden/>
              </w:rPr>
              <w:fldChar w:fldCharType="end"/>
            </w:r>
          </w:hyperlink>
        </w:p>
        <w:p w14:paraId="0576A1C8" w14:textId="18212E6D"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89" w:history="1">
            <w:r w:rsidRPr="00134FE0">
              <w:rPr>
                <w:rStyle w:val="Hyperlink"/>
                <w:b/>
                <w:bCs/>
                <w:noProof/>
              </w:rPr>
              <w:t>3.3.1.3.8 Electronic Hajj Certificate Service</w:t>
            </w:r>
            <w:r>
              <w:rPr>
                <w:noProof/>
                <w:webHidden/>
              </w:rPr>
              <w:tab/>
            </w:r>
            <w:r>
              <w:rPr>
                <w:noProof/>
                <w:webHidden/>
              </w:rPr>
              <w:fldChar w:fldCharType="begin"/>
            </w:r>
            <w:r>
              <w:rPr>
                <w:noProof/>
                <w:webHidden/>
              </w:rPr>
              <w:instrText xml:space="preserve"> PAGEREF _Toc236913089 \h </w:instrText>
            </w:r>
            <w:r>
              <w:rPr>
                <w:noProof/>
                <w:webHidden/>
              </w:rPr>
            </w:r>
            <w:r>
              <w:rPr>
                <w:noProof/>
                <w:webHidden/>
              </w:rPr>
              <w:fldChar w:fldCharType="separate"/>
            </w:r>
            <w:r>
              <w:rPr>
                <w:noProof/>
                <w:webHidden/>
              </w:rPr>
              <w:t>16</w:t>
            </w:r>
            <w:r>
              <w:rPr>
                <w:noProof/>
                <w:webHidden/>
              </w:rPr>
              <w:fldChar w:fldCharType="end"/>
            </w:r>
          </w:hyperlink>
        </w:p>
        <w:p w14:paraId="33291DF8" w14:textId="0908D5A7"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0" w:history="1">
            <w:r w:rsidRPr="00134FE0">
              <w:rPr>
                <w:rStyle w:val="Hyperlink"/>
                <w:b/>
                <w:bCs/>
                <w:noProof/>
              </w:rPr>
              <w:t>3.3.1.3.9 Request Mobile Unit Service</w:t>
            </w:r>
            <w:r>
              <w:rPr>
                <w:noProof/>
                <w:webHidden/>
              </w:rPr>
              <w:tab/>
            </w:r>
            <w:r>
              <w:rPr>
                <w:noProof/>
                <w:webHidden/>
              </w:rPr>
              <w:fldChar w:fldCharType="begin"/>
            </w:r>
            <w:r>
              <w:rPr>
                <w:noProof/>
                <w:webHidden/>
              </w:rPr>
              <w:instrText xml:space="preserve"> PAGEREF _Toc236913090 \h </w:instrText>
            </w:r>
            <w:r>
              <w:rPr>
                <w:noProof/>
                <w:webHidden/>
              </w:rPr>
            </w:r>
            <w:r>
              <w:rPr>
                <w:noProof/>
                <w:webHidden/>
              </w:rPr>
              <w:fldChar w:fldCharType="separate"/>
            </w:r>
            <w:r>
              <w:rPr>
                <w:noProof/>
                <w:webHidden/>
              </w:rPr>
              <w:t>17</w:t>
            </w:r>
            <w:r>
              <w:rPr>
                <w:noProof/>
                <w:webHidden/>
              </w:rPr>
              <w:fldChar w:fldCharType="end"/>
            </w:r>
          </w:hyperlink>
        </w:p>
        <w:p w14:paraId="4B6F824B" w14:textId="1A3CC47C"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1" w:history="1">
            <w:r w:rsidRPr="00134FE0">
              <w:rPr>
                <w:rStyle w:val="Hyperlink"/>
                <w:b/>
                <w:bCs/>
                <w:noProof/>
              </w:rPr>
              <w:t>3.3.1.3.10 Primary Healthcare Research Applications Service</w:t>
            </w:r>
            <w:r>
              <w:rPr>
                <w:noProof/>
                <w:webHidden/>
              </w:rPr>
              <w:tab/>
            </w:r>
            <w:r>
              <w:rPr>
                <w:noProof/>
                <w:webHidden/>
              </w:rPr>
              <w:fldChar w:fldCharType="begin"/>
            </w:r>
            <w:r>
              <w:rPr>
                <w:noProof/>
                <w:webHidden/>
              </w:rPr>
              <w:instrText xml:space="preserve"> PAGEREF _Toc236913091 \h </w:instrText>
            </w:r>
            <w:r>
              <w:rPr>
                <w:noProof/>
                <w:webHidden/>
              </w:rPr>
            </w:r>
            <w:r>
              <w:rPr>
                <w:noProof/>
                <w:webHidden/>
              </w:rPr>
              <w:fldChar w:fldCharType="separate"/>
            </w:r>
            <w:r>
              <w:rPr>
                <w:noProof/>
                <w:webHidden/>
              </w:rPr>
              <w:t>17</w:t>
            </w:r>
            <w:r>
              <w:rPr>
                <w:noProof/>
                <w:webHidden/>
              </w:rPr>
              <w:fldChar w:fldCharType="end"/>
            </w:r>
          </w:hyperlink>
        </w:p>
        <w:p w14:paraId="0FE650DD" w14:textId="50552749"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2" w:history="1">
            <w:r w:rsidRPr="00134FE0">
              <w:rPr>
                <w:rStyle w:val="Hyperlink"/>
                <w:b/>
                <w:bCs/>
                <w:noProof/>
              </w:rPr>
              <w:t>3.4 Stakeholder &amp; End-User Engagement</w:t>
            </w:r>
            <w:r>
              <w:rPr>
                <w:noProof/>
                <w:webHidden/>
              </w:rPr>
              <w:tab/>
            </w:r>
            <w:r>
              <w:rPr>
                <w:noProof/>
                <w:webHidden/>
              </w:rPr>
              <w:fldChar w:fldCharType="begin"/>
            </w:r>
            <w:r>
              <w:rPr>
                <w:noProof/>
                <w:webHidden/>
              </w:rPr>
              <w:instrText xml:space="preserve"> PAGEREF _Toc236913092 \h </w:instrText>
            </w:r>
            <w:r>
              <w:rPr>
                <w:noProof/>
                <w:webHidden/>
              </w:rPr>
            </w:r>
            <w:r>
              <w:rPr>
                <w:noProof/>
                <w:webHidden/>
              </w:rPr>
              <w:fldChar w:fldCharType="separate"/>
            </w:r>
            <w:r>
              <w:rPr>
                <w:noProof/>
                <w:webHidden/>
              </w:rPr>
              <w:t>18</w:t>
            </w:r>
            <w:r>
              <w:rPr>
                <w:noProof/>
                <w:webHidden/>
              </w:rPr>
              <w:fldChar w:fldCharType="end"/>
            </w:r>
          </w:hyperlink>
        </w:p>
        <w:p w14:paraId="11B8EB0E" w14:textId="05A0ADBE"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3" w:history="1">
            <w:r w:rsidRPr="00134FE0">
              <w:rPr>
                <w:rStyle w:val="Hyperlink"/>
                <w:b/>
                <w:bCs/>
                <w:noProof/>
              </w:rPr>
              <w:t>3.5 Findings by Service</w:t>
            </w:r>
            <w:r>
              <w:rPr>
                <w:noProof/>
                <w:webHidden/>
              </w:rPr>
              <w:tab/>
            </w:r>
            <w:r>
              <w:rPr>
                <w:noProof/>
                <w:webHidden/>
              </w:rPr>
              <w:fldChar w:fldCharType="begin"/>
            </w:r>
            <w:r>
              <w:rPr>
                <w:noProof/>
                <w:webHidden/>
              </w:rPr>
              <w:instrText xml:space="preserve"> PAGEREF _Toc236913093 \h </w:instrText>
            </w:r>
            <w:r>
              <w:rPr>
                <w:noProof/>
                <w:webHidden/>
              </w:rPr>
            </w:r>
            <w:r>
              <w:rPr>
                <w:noProof/>
                <w:webHidden/>
              </w:rPr>
              <w:fldChar w:fldCharType="separate"/>
            </w:r>
            <w:r>
              <w:rPr>
                <w:noProof/>
                <w:webHidden/>
              </w:rPr>
              <w:t>22</w:t>
            </w:r>
            <w:r>
              <w:rPr>
                <w:noProof/>
                <w:webHidden/>
              </w:rPr>
              <w:fldChar w:fldCharType="end"/>
            </w:r>
          </w:hyperlink>
        </w:p>
        <w:p w14:paraId="7E1E3779" w14:textId="33DF8CC7"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4" w:history="1">
            <w:r w:rsidRPr="00134FE0">
              <w:rPr>
                <w:rStyle w:val="Hyperlink"/>
                <w:b/>
                <w:bCs/>
                <w:noProof/>
              </w:rPr>
              <w:t>3.5.1 Booking Appointments</w:t>
            </w:r>
            <w:r>
              <w:rPr>
                <w:noProof/>
                <w:webHidden/>
              </w:rPr>
              <w:tab/>
            </w:r>
            <w:r>
              <w:rPr>
                <w:noProof/>
                <w:webHidden/>
              </w:rPr>
              <w:fldChar w:fldCharType="begin"/>
            </w:r>
            <w:r>
              <w:rPr>
                <w:noProof/>
                <w:webHidden/>
              </w:rPr>
              <w:instrText xml:space="preserve"> PAGEREF _Toc236913094 \h </w:instrText>
            </w:r>
            <w:r>
              <w:rPr>
                <w:noProof/>
                <w:webHidden/>
              </w:rPr>
            </w:r>
            <w:r>
              <w:rPr>
                <w:noProof/>
                <w:webHidden/>
              </w:rPr>
              <w:fldChar w:fldCharType="separate"/>
            </w:r>
            <w:r>
              <w:rPr>
                <w:noProof/>
                <w:webHidden/>
              </w:rPr>
              <w:t>22</w:t>
            </w:r>
            <w:r>
              <w:rPr>
                <w:noProof/>
                <w:webHidden/>
              </w:rPr>
              <w:fldChar w:fldCharType="end"/>
            </w:r>
          </w:hyperlink>
        </w:p>
        <w:p w14:paraId="6843106B" w14:textId="042A0C62"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5" w:history="1">
            <w:r w:rsidRPr="00134FE0">
              <w:rPr>
                <w:rStyle w:val="Hyperlink"/>
                <w:b/>
                <w:bCs/>
                <w:noProof/>
              </w:rPr>
              <w:t>3.5.2 Vaccination Records &amp; Certificate</w:t>
            </w:r>
            <w:r>
              <w:rPr>
                <w:noProof/>
                <w:webHidden/>
              </w:rPr>
              <w:tab/>
            </w:r>
            <w:r>
              <w:rPr>
                <w:noProof/>
                <w:webHidden/>
              </w:rPr>
              <w:fldChar w:fldCharType="begin"/>
            </w:r>
            <w:r>
              <w:rPr>
                <w:noProof/>
                <w:webHidden/>
              </w:rPr>
              <w:instrText xml:space="preserve"> PAGEREF _Toc236913095 \h </w:instrText>
            </w:r>
            <w:r>
              <w:rPr>
                <w:noProof/>
                <w:webHidden/>
              </w:rPr>
            </w:r>
            <w:r>
              <w:rPr>
                <w:noProof/>
                <w:webHidden/>
              </w:rPr>
              <w:fldChar w:fldCharType="separate"/>
            </w:r>
            <w:r>
              <w:rPr>
                <w:noProof/>
                <w:webHidden/>
              </w:rPr>
              <w:t>23</w:t>
            </w:r>
            <w:r>
              <w:rPr>
                <w:noProof/>
                <w:webHidden/>
              </w:rPr>
              <w:fldChar w:fldCharType="end"/>
            </w:r>
          </w:hyperlink>
        </w:p>
        <w:p w14:paraId="6FD9D5A0" w14:textId="4ACD5A55"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6" w:history="1">
            <w:r w:rsidRPr="00134FE0">
              <w:rPr>
                <w:rStyle w:val="Hyperlink"/>
                <w:b/>
                <w:bCs/>
                <w:noProof/>
              </w:rPr>
              <w:t>3.5.3 Medical Reports &amp; Certificates</w:t>
            </w:r>
            <w:r>
              <w:rPr>
                <w:noProof/>
                <w:webHidden/>
              </w:rPr>
              <w:tab/>
            </w:r>
            <w:r>
              <w:rPr>
                <w:noProof/>
                <w:webHidden/>
              </w:rPr>
              <w:fldChar w:fldCharType="begin"/>
            </w:r>
            <w:r>
              <w:rPr>
                <w:noProof/>
                <w:webHidden/>
              </w:rPr>
              <w:instrText xml:space="preserve"> PAGEREF _Toc236913096 \h </w:instrText>
            </w:r>
            <w:r>
              <w:rPr>
                <w:noProof/>
                <w:webHidden/>
              </w:rPr>
            </w:r>
            <w:r>
              <w:rPr>
                <w:noProof/>
                <w:webHidden/>
              </w:rPr>
              <w:fldChar w:fldCharType="separate"/>
            </w:r>
            <w:r>
              <w:rPr>
                <w:noProof/>
                <w:webHidden/>
              </w:rPr>
              <w:t>24</w:t>
            </w:r>
            <w:r>
              <w:rPr>
                <w:noProof/>
                <w:webHidden/>
              </w:rPr>
              <w:fldChar w:fldCharType="end"/>
            </w:r>
          </w:hyperlink>
        </w:p>
        <w:p w14:paraId="12E54587" w14:textId="3AC79F24"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7" w:history="1">
            <w:r w:rsidRPr="00134FE0">
              <w:rPr>
                <w:rStyle w:val="Hyperlink"/>
                <w:b/>
                <w:bCs/>
                <w:noProof/>
              </w:rPr>
              <w:t>3.5.4 Electronic Hajj Certificate</w:t>
            </w:r>
            <w:r>
              <w:rPr>
                <w:noProof/>
                <w:webHidden/>
              </w:rPr>
              <w:tab/>
            </w:r>
            <w:r>
              <w:rPr>
                <w:noProof/>
                <w:webHidden/>
              </w:rPr>
              <w:fldChar w:fldCharType="begin"/>
            </w:r>
            <w:r>
              <w:rPr>
                <w:noProof/>
                <w:webHidden/>
              </w:rPr>
              <w:instrText xml:space="preserve"> PAGEREF _Toc236913097 \h </w:instrText>
            </w:r>
            <w:r>
              <w:rPr>
                <w:noProof/>
                <w:webHidden/>
              </w:rPr>
            </w:r>
            <w:r>
              <w:rPr>
                <w:noProof/>
                <w:webHidden/>
              </w:rPr>
              <w:fldChar w:fldCharType="separate"/>
            </w:r>
            <w:r>
              <w:rPr>
                <w:noProof/>
                <w:webHidden/>
              </w:rPr>
              <w:t>25</w:t>
            </w:r>
            <w:r>
              <w:rPr>
                <w:noProof/>
                <w:webHidden/>
              </w:rPr>
              <w:fldChar w:fldCharType="end"/>
            </w:r>
          </w:hyperlink>
        </w:p>
        <w:p w14:paraId="00A8FCD3" w14:textId="4B0449FF"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8" w:history="1">
            <w:r w:rsidRPr="00134FE0">
              <w:rPr>
                <w:rStyle w:val="Hyperlink"/>
                <w:b/>
                <w:bCs/>
                <w:noProof/>
              </w:rPr>
              <w:t>3.5.5 Tele-Appointment Instructions</w:t>
            </w:r>
            <w:r>
              <w:rPr>
                <w:noProof/>
                <w:webHidden/>
              </w:rPr>
              <w:tab/>
            </w:r>
            <w:r>
              <w:rPr>
                <w:noProof/>
                <w:webHidden/>
              </w:rPr>
              <w:fldChar w:fldCharType="begin"/>
            </w:r>
            <w:r>
              <w:rPr>
                <w:noProof/>
                <w:webHidden/>
              </w:rPr>
              <w:instrText xml:space="preserve"> PAGEREF _Toc236913098 \h </w:instrText>
            </w:r>
            <w:r>
              <w:rPr>
                <w:noProof/>
                <w:webHidden/>
              </w:rPr>
            </w:r>
            <w:r>
              <w:rPr>
                <w:noProof/>
                <w:webHidden/>
              </w:rPr>
              <w:fldChar w:fldCharType="separate"/>
            </w:r>
            <w:r>
              <w:rPr>
                <w:noProof/>
                <w:webHidden/>
              </w:rPr>
              <w:t>26</w:t>
            </w:r>
            <w:r>
              <w:rPr>
                <w:noProof/>
                <w:webHidden/>
              </w:rPr>
              <w:fldChar w:fldCharType="end"/>
            </w:r>
          </w:hyperlink>
        </w:p>
        <w:p w14:paraId="6DF7E7A4" w14:textId="1773C4D3"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099" w:history="1">
            <w:r w:rsidRPr="00134FE0">
              <w:rPr>
                <w:rStyle w:val="Hyperlink"/>
                <w:b/>
                <w:bCs/>
                <w:noProof/>
              </w:rPr>
              <w:t>3.5.6 Sehati Card Request for Newborns</w:t>
            </w:r>
            <w:r>
              <w:rPr>
                <w:noProof/>
                <w:webHidden/>
              </w:rPr>
              <w:tab/>
            </w:r>
            <w:r>
              <w:rPr>
                <w:noProof/>
                <w:webHidden/>
              </w:rPr>
              <w:fldChar w:fldCharType="begin"/>
            </w:r>
            <w:r>
              <w:rPr>
                <w:noProof/>
                <w:webHidden/>
              </w:rPr>
              <w:instrText xml:space="preserve"> PAGEREF _Toc236913099 \h </w:instrText>
            </w:r>
            <w:r>
              <w:rPr>
                <w:noProof/>
                <w:webHidden/>
              </w:rPr>
            </w:r>
            <w:r>
              <w:rPr>
                <w:noProof/>
                <w:webHidden/>
              </w:rPr>
              <w:fldChar w:fldCharType="separate"/>
            </w:r>
            <w:r>
              <w:rPr>
                <w:noProof/>
                <w:webHidden/>
              </w:rPr>
              <w:t>26</w:t>
            </w:r>
            <w:r>
              <w:rPr>
                <w:noProof/>
                <w:webHidden/>
              </w:rPr>
              <w:fldChar w:fldCharType="end"/>
            </w:r>
          </w:hyperlink>
        </w:p>
        <w:p w14:paraId="5A7E793C" w14:textId="2CD66751"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0" w:history="1">
            <w:r w:rsidRPr="00134FE0">
              <w:rPr>
                <w:rStyle w:val="Hyperlink"/>
                <w:b/>
                <w:bCs/>
                <w:noProof/>
              </w:rPr>
              <w:t>3.5.7 Update Residential Address</w:t>
            </w:r>
            <w:r>
              <w:rPr>
                <w:noProof/>
                <w:webHidden/>
              </w:rPr>
              <w:tab/>
            </w:r>
            <w:r>
              <w:rPr>
                <w:noProof/>
                <w:webHidden/>
              </w:rPr>
              <w:fldChar w:fldCharType="begin"/>
            </w:r>
            <w:r>
              <w:rPr>
                <w:noProof/>
                <w:webHidden/>
              </w:rPr>
              <w:instrText xml:space="preserve"> PAGEREF _Toc236913100 \h </w:instrText>
            </w:r>
            <w:r>
              <w:rPr>
                <w:noProof/>
                <w:webHidden/>
              </w:rPr>
            </w:r>
            <w:r>
              <w:rPr>
                <w:noProof/>
                <w:webHidden/>
              </w:rPr>
              <w:fldChar w:fldCharType="separate"/>
            </w:r>
            <w:r>
              <w:rPr>
                <w:noProof/>
                <w:webHidden/>
              </w:rPr>
              <w:t>27</w:t>
            </w:r>
            <w:r>
              <w:rPr>
                <w:noProof/>
                <w:webHidden/>
              </w:rPr>
              <w:fldChar w:fldCharType="end"/>
            </w:r>
          </w:hyperlink>
        </w:p>
        <w:p w14:paraId="40FDE583" w14:textId="7C9FB276"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1" w:history="1">
            <w:r w:rsidRPr="00134FE0">
              <w:rPr>
                <w:rStyle w:val="Hyperlink"/>
                <w:b/>
                <w:bCs/>
                <w:noProof/>
              </w:rPr>
              <w:t>3.5.8 Health Fee Exemption Card Issuance</w:t>
            </w:r>
            <w:r>
              <w:rPr>
                <w:noProof/>
                <w:webHidden/>
              </w:rPr>
              <w:tab/>
            </w:r>
            <w:r>
              <w:rPr>
                <w:noProof/>
                <w:webHidden/>
              </w:rPr>
              <w:fldChar w:fldCharType="begin"/>
            </w:r>
            <w:r>
              <w:rPr>
                <w:noProof/>
                <w:webHidden/>
              </w:rPr>
              <w:instrText xml:space="preserve"> PAGEREF _Toc236913101 \h </w:instrText>
            </w:r>
            <w:r>
              <w:rPr>
                <w:noProof/>
                <w:webHidden/>
              </w:rPr>
            </w:r>
            <w:r>
              <w:rPr>
                <w:noProof/>
                <w:webHidden/>
              </w:rPr>
              <w:fldChar w:fldCharType="separate"/>
            </w:r>
            <w:r>
              <w:rPr>
                <w:noProof/>
                <w:webHidden/>
              </w:rPr>
              <w:t>28</w:t>
            </w:r>
            <w:r>
              <w:rPr>
                <w:noProof/>
                <w:webHidden/>
              </w:rPr>
              <w:fldChar w:fldCharType="end"/>
            </w:r>
          </w:hyperlink>
        </w:p>
        <w:p w14:paraId="675AAFF3" w14:textId="12A54626"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2" w:history="1">
            <w:r w:rsidRPr="00134FE0">
              <w:rPr>
                <w:rStyle w:val="Hyperlink"/>
                <w:b/>
                <w:bCs/>
                <w:noProof/>
              </w:rPr>
              <w:t>3.5.9 Request Mobile Unit Service</w:t>
            </w:r>
            <w:r>
              <w:rPr>
                <w:noProof/>
                <w:webHidden/>
              </w:rPr>
              <w:tab/>
            </w:r>
            <w:r>
              <w:rPr>
                <w:noProof/>
                <w:webHidden/>
              </w:rPr>
              <w:fldChar w:fldCharType="begin"/>
            </w:r>
            <w:r>
              <w:rPr>
                <w:noProof/>
                <w:webHidden/>
              </w:rPr>
              <w:instrText xml:space="preserve"> PAGEREF _Toc236913102 \h </w:instrText>
            </w:r>
            <w:r>
              <w:rPr>
                <w:noProof/>
                <w:webHidden/>
              </w:rPr>
            </w:r>
            <w:r>
              <w:rPr>
                <w:noProof/>
                <w:webHidden/>
              </w:rPr>
              <w:fldChar w:fldCharType="separate"/>
            </w:r>
            <w:r>
              <w:rPr>
                <w:noProof/>
                <w:webHidden/>
              </w:rPr>
              <w:t>28</w:t>
            </w:r>
            <w:r>
              <w:rPr>
                <w:noProof/>
                <w:webHidden/>
              </w:rPr>
              <w:fldChar w:fldCharType="end"/>
            </w:r>
          </w:hyperlink>
        </w:p>
        <w:p w14:paraId="1D1CE38F" w14:textId="0FC5D0DB"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3" w:history="1">
            <w:r w:rsidRPr="00134FE0">
              <w:rPr>
                <w:rStyle w:val="Hyperlink"/>
                <w:b/>
                <w:bCs/>
                <w:noProof/>
              </w:rPr>
              <w:t>3.5.10 Mammogram Appointment Requests</w:t>
            </w:r>
            <w:r>
              <w:rPr>
                <w:noProof/>
                <w:webHidden/>
              </w:rPr>
              <w:tab/>
            </w:r>
            <w:r>
              <w:rPr>
                <w:noProof/>
                <w:webHidden/>
              </w:rPr>
              <w:fldChar w:fldCharType="begin"/>
            </w:r>
            <w:r>
              <w:rPr>
                <w:noProof/>
                <w:webHidden/>
              </w:rPr>
              <w:instrText xml:space="preserve"> PAGEREF _Toc236913103 \h </w:instrText>
            </w:r>
            <w:r>
              <w:rPr>
                <w:noProof/>
                <w:webHidden/>
              </w:rPr>
            </w:r>
            <w:r>
              <w:rPr>
                <w:noProof/>
                <w:webHidden/>
              </w:rPr>
              <w:fldChar w:fldCharType="separate"/>
            </w:r>
            <w:r>
              <w:rPr>
                <w:noProof/>
                <w:webHidden/>
              </w:rPr>
              <w:t>29</w:t>
            </w:r>
            <w:r>
              <w:rPr>
                <w:noProof/>
                <w:webHidden/>
              </w:rPr>
              <w:fldChar w:fldCharType="end"/>
            </w:r>
          </w:hyperlink>
        </w:p>
        <w:p w14:paraId="78529619" w14:textId="59892831"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4" w:history="1">
            <w:r w:rsidRPr="00134FE0">
              <w:rPr>
                <w:rStyle w:val="Hyperlink"/>
                <w:b/>
                <w:bCs/>
                <w:noProof/>
              </w:rPr>
              <w:t>3.5.11 Change Family Doctor</w:t>
            </w:r>
            <w:r>
              <w:rPr>
                <w:noProof/>
                <w:webHidden/>
              </w:rPr>
              <w:tab/>
            </w:r>
            <w:r>
              <w:rPr>
                <w:noProof/>
                <w:webHidden/>
              </w:rPr>
              <w:fldChar w:fldCharType="begin"/>
            </w:r>
            <w:r>
              <w:rPr>
                <w:noProof/>
                <w:webHidden/>
              </w:rPr>
              <w:instrText xml:space="preserve"> PAGEREF _Toc236913104 \h </w:instrText>
            </w:r>
            <w:r>
              <w:rPr>
                <w:noProof/>
                <w:webHidden/>
              </w:rPr>
            </w:r>
            <w:r>
              <w:rPr>
                <w:noProof/>
                <w:webHidden/>
              </w:rPr>
              <w:fldChar w:fldCharType="separate"/>
            </w:r>
            <w:r>
              <w:rPr>
                <w:noProof/>
                <w:webHidden/>
              </w:rPr>
              <w:t>29</w:t>
            </w:r>
            <w:r>
              <w:rPr>
                <w:noProof/>
                <w:webHidden/>
              </w:rPr>
              <w:fldChar w:fldCharType="end"/>
            </w:r>
          </w:hyperlink>
        </w:p>
        <w:p w14:paraId="13554348" w14:textId="573EC2A8"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5" w:history="1">
            <w:r w:rsidRPr="00134FE0">
              <w:rPr>
                <w:rStyle w:val="Hyperlink"/>
                <w:b/>
                <w:bCs/>
                <w:noProof/>
              </w:rPr>
              <w:t>3.5.12 Primary Healthcare Research Applications</w:t>
            </w:r>
            <w:r>
              <w:rPr>
                <w:noProof/>
                <w:webHidden/>
              </w:rPr>
              <w:tab/>
            </w:r>
            <w:r>
              <w:rPr>
                <w:noProof/>
                <w:webHidden/>
              </w:rPr>
              <w:fldChar w:fldCharType="begin"/>
            </w:r>
            <w:r>
              <w:rPr>
                <w:noProof/>
                <w:webHidden/>
              </w:rPr>
              <w:instrText xml:space="preserve"> PAGEREF _Toc236913105 \h </w:instrText>
            </w:r>
            <w:r>
              <w:rPr>
                <w:noProof/>
                <w:webHidden/>
              </w:rPr>
            </w:r>
            <w:r>
              <w:rPr>
                <w:noProof/>
                <w:webHidden/>
              </w:rPr>
              <w:fldChar w:fldCharType="separate"/>
            </w:r>
            <w:r>
              <w:rPr>
                <w:noProof/>
                <w:webHidden/>
              </w:rPr>
              <w:t>30</w:t>
            </w:r>
            <w:r>
              <w:rPr>
                <w:noProof/>
                <w:webHidden/>
              </w:rPr>
              <w:fldChar w:fldCharType="end"/>
            </w:r>
          </w:hyperlink>
        </w:p>
        <w:p w14:paraId="4902E0EC" w14:textId="303A7E7F"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06" w:history="1">
            <w:r w:rsidRPr="00134FE0">
              <w:rPr>
                <w:rStyle w:val="Hyperlink"/>
                <w:b/>
                <w:bCs/>
                <w:noProof/>
              </w:rPr>
              <w:t>4. Cross-Cutting / Non-Functional Findings</w:t>
            </w:r>
            <w:r>
              <w:rPr>
                <w:noProof/>
                <w:webHidden/>
              </w:rPr>
              <w:tab/>
            </w:r>
            <w:r>
              <w:rPr>
                <w:noProof/>
                <w:webHidden/>
              </w:rPr>
              <w:fldChar w:fldCharType="begin"/>
            </w:r>
            <w:r>
              <w:rPr>
                <w:noProof/>
                <w:webHidden/>
              </w:rPr>
              <w:instrText xml:space="preserve"> PAGEREF _Toc236913106 \h </w:instrText>
            </w:r>
            <w:r>
              <w:rPr>
                <w:noProof/>
                <w:webHidden/>
              </w:rPr>
            </w:r>
            <w:r>
              <w:rPr>
                <w:noProof/>
                <w:webHidden/>
              </w:rPr>
              <w:fldChar w:fldCharType="separate"/>
            </w:r>
            <w:r>
              <w:rPr>
                <w:noProof/>
                <w:webHidden/>
              </w:rPr>
              <w:t>32</w:t>
            </w:r>
            <w:r>
              <w:rPr>
                <w:noProof/>
                <w:webHidden/>
              </w:rPr>
              <w:fldChar w:fldCharType="end"/>
            </w:r>
          </w:hyperlink>
        </w:p>
        <w:p w14:paraId="0E7B8751" w14:textId="3D34951E"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7" w:history="1">
            <w:r w:rsidRPr="00134FE0">
              <w:rPr>
                <w:rStyle w:val="Hyperlink"/>
                <w:b/>
                <w:bCs/>
                <w:noProof/>
              </w:rPr>
              <w:t>4.1 Performance</w:t>
            </w:r>
            <w:r>
              <w:rPr>
                <w:noProof/>
                <w:webHidden/>
              </w:rPr>
              <w:tab/>
            </w:r>
            <w:r>
              <w:rPr>
                <w:noProof/>
                <w:webHidden/>
              </w:rPr>
              <w:fldChar w:fldCharType="begin"/>
            </w:r>
            <w:r>
              <w:rPr>
                <w:noProof/>
                <w:webHidden/>
              </w:rPr>
              <w:instrText xml:space="preserve"> PAGEREF _Toc236913107 \h </w:instrText>
            </w:r>
            <w:r>
              <w:rPr>
                <w:noProof/>
                <w:webHidden/>
              </w:rPr>
            </w:r>
            <w:r>
              <w:rPr>
                <w:noProof/>
                <w:webHidden/>
              </w:rPr>
              <w:fldChar w:fldCharType="separate"/>
            </w:r>
            <w:r>
              <w:rPr>
                <w:noProof/>
                <w:webHidden/>
              </w:rPr>
              <w:t>32</w:t>
            </w:r>
            <w:r>
              <w:rPr>
                <w:noProof/>
                <w:webHidden/>
              </w:rPr>
              <w:fldChar w:fldCharType="end"/>
            </w:r>
          </w:hyperlink>
        </w:p>
        <w:p w14:paraId="3402F024" w14:textId="0E575EC4"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8" w:history="1">
            <w:r w:rsidRPr="00134FE0">
              <w:rPr>
                <w:rStyle w:val="Hyperlink"/>
                <w:b/>
                <w:bCs/>
                <w:noProof/>
              </w:rPr>
              <w:t>4.2 Availability &amp; Reliability</w:t>
            </w:r>
            <w:r>
              <w:rPr>
                <w:noProof/>
                <w:webHidden/>
              </w:rPr>
              <w:tab/>
            </w:r>
            <w:r>
              <w:rPr>
                <w:noProof/>
                <w:webHidden/>
              </w:rPr>
              <w:fldChar w:fldCharType="begin"/>
            </w:r>
            <w:r>
              <w:rPr>
                <w:noProof/>
                <w:webHidden/>
              </w:rPr>
              <w:instrText xml:space="preserve"> PAGEREF _Toc236913108 \h </w:instrText>
            </w:r>
            <w:r>
              <w:rPr>
                <w:noProof/>
                <w:webHidden/>
              </w:rPr>
            </w:r>
            <w:r>
              <w:rPr>
                <w:noProof/>
                <w:webHidden/>
              </w:rPr>
              <w:fldChar w:fldCharType="separate"/>
            </w:r>
            <w:r>
              <w:rPr>
                <w:noProof/>
                <w:webHidden/>
              </w:rPr>
              <w:t>32</w:t>
            </w:r>
            <w:r>
              <w:rPr>
                <w:noProof/>
                <w:webHidden/>
              </w:rPr>
              <w:fldChar w:fldCharType="end"/>
            </w:r>
          </w:hyperlink>
        </w:p>
        <w:p w14:paraId="6FC35404" w14:textId="1FFA1BC7"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09" w:history="1">
            <w:r w:rsidRPr="00134FE0">
              <w:rPr>
                <w:rStyle w:val="Hyperlink"/>
                <w:b/>
                <w:bCs/>
                <w:noProof/>
              </w:rPr>
              <w:t>4.3 Accessibility</w:t>
            </w:r>
            <w:r>
              <w:rPr>
                <w:noProof/>
                <w:webHidden/>
              </w:rPr>
              <w:tab/>
            </w:r>
            <w:r>
              <w:rPr>
                <w:noProof/>
                <w:webHidden/>
              </w:rPr>
              <w:fldChar w:fldCharType="begin"/>
            </w:r>
            <w:r>
              <w:rPr>
                <w:noProof/>
                <w:webHidden/>
              </w:rPr>
              <w:instrText xml:space="preserve"> PAGEREF _Toc236913109 \h </w:instrText>
            </w:r>
            <w:r>
              <w:rPr>
                <w:noProof/>
                <w:webHidden/>
              </w:rPr>
            </w:r>
            <w:r>
              <w:rPr>
                <w:noProof/>
                <w:webHidden/>
              </w:rPr>
              <w:fldChar w:fldCharType="separate"/>
            </w:r>
            <w:r>
              <w:rPr>
                <w:noProof/>
                <w:webHidden/>
              </w:rPr>
              <w:t>33</w:t>
            </w:r>
            <w:r>
              <w:rPr>
                <w:noProof/>
                <w:webHidden/>
              </w:rPr>
              <w:fldChar w:fldCharType="end"/>
            </w:r>
          </w:hyperlink>
        </w:p>
        <w:p w14:paraId="337B0D79" w14:textId="32777AE8"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10" w:history="1">
            <w:r w:rsidRPr="00134FE0">
              <w:rPr>
                <w:rStyle w:val="Hyperlink"/>
                <w:b/>
                <w:bCs/>
                <w:noProof/>
              </w:rPr>
              <w:t>4.4 Localization</w:t>
            </w:r>
            <w:r>
              <w:rPr>
                <w:noProof/>
                <w:webHidden/>
              </w:rPr>
              <w:tab/>
            </w:r>
            <w:r>
              <w:rPr>
                <w:noProof/>
                <w:webHidden/>
              </w:rPr>
              <w:fldChar w:fldCharType="begin"/>
            </w:r>
            <w:r>
              <w:rPr>
                <w:noProof/>
                <w:webHidden/>
              </w:rPr>
              <w:instrText xml:space="preserve"> PAGEREF _Toc236913110 \h </w:instrText>
            </w:r>
            <w:r>
              <w:rPr>
                <w:noProof/>
                <w:webHidden/>
              </w:rPr>
            </w:r>
            <w:r>
              <w:rPr>
                <w:noProof/>
                <w:webHidden/>
              </w:rPr>
              <w:fldChar w:fldCharType="separate"/>
            </w:r>
            <w:r>
              <w:rPr>
                <w:noProof/>
                <w:webHidden/>
              </w:rPr>
              <w:t>34</w:t>
            </w:r>
            <w:r>
              <w:rPr>
                <w:noProof/>
                <w:webHidden/>
              </w:rPr>
              <w:fldChar w:fldCharType="end"/>
            </w:r>
          </w:hyperlink>
        </w:p>
        <w:p w14:paraId="12C0A3B7" w14:textId="68761E23"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11" w:history="1">
            <w:r w:rsidRPr="00134FE0">
              <w:rPr>
                <w:rStyle w:val="Hyperlink"/>
                <w:b/>
                <w:bCs/>
                <w:noProof/>
              </w:rPr>
              <w:t>4.5 Security &amp; Privacy Perception</w:t>
            </w:r>
            <w:r>
              <w:rPr>
                <w:noProof/>
                <w:webHidden/>
              </w:rPr>
              <w:tab/>
            </w:r>
            <w:r>
              <w:rPr>
                <w:noProof/>
                <w:webHidden/>
              </w:rPr>
              <w:fldChar w:fldCharType="begin"/>
            </w:r>
            <w:r>
              <w:rPr>
                <w:noProof/>
                <w:webHidden/>
              </w:rPr>
              <w:instrText xml:space="preserve"> PAGEREF _Toc236913111 \h </w:instrText>
            </w:r>
            <w:r>
              <w:rPr>
                <w:noProof/>
                <w:webHidden/>
              </w:rPr>
            </w:r>
            <w:r>
              <w:rPr>
                <w:noProof/>
                <w:webHidden/>
              </w:rPr>
              <w:fldChar w:fldCharType="separate"/>
            </w:r>
            <w:r>
              <w:rPr>
                <w:noProof/>
                <w:webHidden/>
              </w:rPr>
              <w:t>34</w:t>
            </w:r>
            <w:r>
              <w:rPr>
                <w:noProof/>
                <w:webHidden/>
              </w:rPr>
              <w:fldChar w:fldCharType="end"/>
            </w:r>
          </w:hyperlink>
        </w:p>
        <w:p w14:paraId="03556546" w14:textId="3F1671FE"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12" w:history="1">
            <w:r w:rsidRPr="00134FE0">
              <w:rPr>
                <w:rStyle w:val="Hyperlink"/>
                <w:b/>
                <w:bCs/>
                <w:noProof/>
              </w:rPr>
              <w:t>4.6 Platform-Level Features</w:t>
            </w:r>
            <w:r>
              <w:rPr>
                <w:noProof/>
                <w:webHidden/>
              </w:rPr>
              <w:tab/>
            </w:r>
            <w:r>
              <w:rPr>
                <w:noProof/>
                <w:webHidden/>
              </w:rPr>
              <w:fldChar w:fldCharType="begin"/>
            </w:r>
            <w:r>
              <w:rPr>
                <w:noProof/>
                <w:webHidden/>
              </w:rPr>
              <w:instrText xml:space="preserve"> PAGEREF _Toc236913112 \h </w:instrText>
            </w:r>
            <w:r>
              <w:rPr>
                <w:noProof/>
                <w:webHidden/>
              </w:rPr>
            </w:r>
            <w:r>
              <w:rPr>
                <w:noProof/>
                <w:webHidden/>
              </w:rPr>
              <w:fldChar w:fldCharType="separate"/>
            </w:r>
            <w:r>
              <w:rPr>
                <w:noProof/>
                <w:webHidden/>
              </w:rPr>
              <w:t>35</w:t>
            </w:r>
            <w:r>
              <w:rPr>
                <w:noProof/>
                <w:webHidden/>
              </w:rPr>
              <w:fldChar w:fldCharType="end"/>
            </w:r>
          </w:hyperlink>
        </w:p>
        <w:p w14:paraId="7E1ACDF9" w14:textId="7696CB57" w:rsidR="00A56F89" w:rsidRDefault="00A56F8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913113" w:history="1">
            <w:r w:rsidRPr="00134FE0">
              <w:rPr>
                <w:rStyle w:val="Hyperlink"/>
                <w:b/>
                <w:bCs/>
                <w:noProof/>
              </w:rPr>
              <w:t>4.7 Non-Functional Requirements Not Surfaced in Phase 1</w:t>
            </w:r>
            <w:r>
              <w:rPr>
                <w:noProof/>
                <w:webHidden/>
              </w:rPr>
              <w:tab/>
            </w:r>
            <w:r>
              <w:rPr>
                <w:noProof/>
                <w:webHidden/>
              </w:rPr>
              <w:fldChar w:fldCharType="begin"/>
            </w:r>
            <w:r>
              <w:rPr>
                <w:noProof/>
                <w:webHidden/>
              </w:rPr>
              <w:instrText xml:space="preserve"> PAGEREF _Toc236913113 \h </w:instrText>
            </w:r>
            <w:r>
              <w:rPr>
                <w:noProof/>
                <w:webHidden/>
              </w:rPr>
            </w:r>
            <w:r>
              <w:rPr>
                <w:noProof/>
                <w:webHidden/>
              </w:rPr>
              <w:fldChar w:fldCharType="separate"/>
            </w:r>
            <w:r>
              <w:rPr>
                <w:noProof/>
                <w:webHidden/>
              </w:rPr>
              <w:t>35</w:t>
            </w:r>
            <w:r>
              <w:rPr>
                <w:noProof/>
                <w:webHidden/>
              </w:rPr>
              <w:fldChar w:fldCharType="end"/>
            </w:r>
          </w:hyperlink>
        </w:p>
        <w:p w14:paraId="655CB55B" w14:textId="33615FCC"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14" w:history="1">
            <w:r w:rsidRPr="00134FE0">
              <w:rPr>
                <w:rStyle w:val="Hyperlink"/>
                <w:b/>
                <w:bCs/>
                <w:noProof/>
              </w:rPr>
              <w:t>5. Prioritized Pain Point Summary</w:t>
            </w:r>
            <w:r>
              <w:rPr>
                <w:noProof/>
                <w:webHidden/>
              </w:rPr>
              <w:tab/>
            </w:r>
            <w:r>
              <w:rPr>
                <w:noProof/>
                <w:webHidden/>
              </w:rPr>
              <w:fldChar w:fldCharType="begin"/>
            </w:r>
            <w:r>
              <w:rPr>
                <w:noProof/>
                <w:webHidden/>
              </w:rPr>
              <w:instrText xml:space="preserve"> PAGEREF _Toc236913114 \h </w:instrText>
            </w:r>
            <w:r>
              <w:rPr>
                <w:noProof/>
                <w:webHidden/>
              </w:rPr>
            </w:r>
            <w:r>
              <w:rPr>
                <w:noProof/>
                <w:webHidden/>
              </w:rPr>
              <w:fldChar w:fldCharType="separate"/>
            </w:r>
            <w:r>
              <w:rPr>
                <w:noProof/>
                <w:webHidden/>
              </w:rPr>
              <w:t>35</w:t>
            </w:r>
            <w:r>
              <w:rPr>
                <w:noProof/>
                <w:webHidden/>
              </w:rPr>
              <w:fldChar w:fldCharType="end"/>
            </w:r>
          </w:hyperlink>
        </w:p>
        <w:p w14:paraId="30A64431" w14:textId="044DB609"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15" w:history="1">
            <w:r w:rsidRPr="00134FE0">
              <w:rPr>
                <w:rStyle w:val="Hyperlink"/>
                <w:b/>
                <w:bCs/>
                <w:noProof/>
              </w:rPr>
              <w:t>6. Product Requirements</w:t>
            </w:r>
            <w:r>
              <w:rPr>
                <w:noProof/>
                <w:webHidden/>
              </w:rPr>
              <w:tab/>
            </w:r>
            <w:r>
              <w:rPr>
                <w:noProof/>
                <w:webHidden/>
              </w:rPr>
              <w:fldChar w:fldCharType="begin"/>
            </w:r>
            <w:r>
              <w:rPr>
                <w:noProof/>
                <w:webHidden/>
              </w:rPr>
              <w:instrText xml:space="preserve"> PAGEREF _Toc236913115 \h </w:instrText>
            </w:r>
            <w:r>
              <w:rPr>
                <w:noProof/>
                <w:webHidden/>
              </w:rPr>
            </w:r>
            <w:r>
              <w:rPr>
                <w:noProof/>
                <w:webHidden/>
              </w:rPr>
              <w:fldChar w:fldCharType="separate"/>
            </w:r>
            <w:r>
              <w:rPr>
                <w:noProof/>
                <w:webHidden/>
              </w:rPr>
              <w:t>36</w:t>
            </w:r>
            <w:r>
              <w:rPr>
                <w:noProof/>
                <w:webHidden/>
              </w:rPr>
              <w:fldChar w:fldCharType="end"/>
            </w:r>
          </w:hyperlink>
        </w:p>
        <w:p w14:paraId="7592E75C" w14:textId="0F3155C7"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16" w:history="1">
            <w:r w:rsidRPr="00134FE0">
              <w:rPr>
                <w:rStyle w:val="Hyperlink"/>
                <w:b/>
                <w:bCs/>
                <w:noProof/>
              </w:rPr>
              <w:t>7. Recommendations</w:t>
            </w:r>
            <w:r>
              <w:rPr>
                <w:noProof/>
                <w:webHidden/>
              </w:rPr>
              <w:tab/>
            </w:r>
            <w:r>
              <w:rPr>
                <w:noProof/>
                <w:webHidden/>
              </w:rPr>
              <w:fldChar w:fldCharType="begin"/>
            </w:r>
            <w:r>
              <w:rPr>
                <w:noProof/>
                <w:webHidden/>
              </w:rPr>
              <w:instrText xml:space="preserve"> PAGEREF _Toc236913116 \h </w:instrText>
            </w:r>
            <w:r>
              <w:rPr>
                <w:noProof/>
                <w:webHidden/>
              </w:rPr>
            </w:r>
            <w:r>
              <w:rPr>
                <w:noProof/>
                <w:webHidden/>
              </w:rPr>
              <w:fldChar w:fldCharType="separate"/>
            </w:r>
            <w:r>
              <w:rPr>
                <w:noProof/>
                <w:webHidden/>
              </w:rPr>
              <w:t>37</w:t>
            </w:r>
            <w:r>
              <w:rPr>
                <w:noProof/>
                <w:webHidden/>
              </w:rPr>
              <w:fldChar w:fldCharType="end"/>
            </w:r>
          </w:hyperlink>
        </w:p>
        <w:p w14:paraId="1FC2B347" w14:textId="0F3EB513"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17" w:history="1">
            <w:r w:rsidRPr="00134FE0">
              <w:rPr>
                <w:rStyle w:val="Hyperlink"/>
                <w:b/>
                <w:bCs/>
                <w:noProof/>
              </w:rPr>
              <w:t>References</w:t>
            </w:r>
            <w:r>
              <w:rPr>
                <w:noProof/>
                <w:webHidden/>
              </w:rPr>
              <w:tab/>
            </w:r>
            <w:r>
              <w:rPr>
                <w:noProof/>
                <w:webHidden/>
              </w:rPr>
              <w:fldChar w:fldCharType="begin"/>
            </w:r>
            <w:r>
              <w:rPr>
                <w:noProof/>
                <w:webHidden/>
              </w:rPr>
              <w:instrText xml:space="preserve"> PAGEREF _Toc236913117 \h </w:instrText>
            </w:r>
            <w:r>
              <w:rPr>
                <w:noProof/>
                <w:webHidden/>
              </w:rPr>
            </w:r>
            <w:r>
              <w:rPr>
                <w:noProof/>
                <w:webHidden/>
              </w:rPr>
              <w:fldChar w:fldCharType="separate"/>
            </w:r>
            <w:r>
              <w:rPr>
                <w:noProof/>
                <w:webHidden/>
              </w:rPr>
              <w:t>39</w:t>
            </w:r>
            <w:r>
              <w:rPr>
                <w:noProof/>
                <w:webHidden/>
              </w:rPr>
              <w:fldChar w:fldCharType="end"/>
            </w:r>
          </w:hyperlink>
        </w:p>
        <w:p w14:paraId="0B647234" w14:textId="10A22EAB"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18" w:history="1">
            <w:r w:rsidRPr="00134FE0">
              <w:rPr>
                <w:rStyle w:val="Hyperlink"/>
                <w:b/>
                <w:bCs/>
                <w:noProof/>
              </w:rPr>
              <w:t>Appendix A: Stakeholder Survey (Questionnaire-1)</w:t>
            </w:r>
            <w:r>
              <w:rPr>
                <w:noProof/>
                <w:webHidden/>
              </w:rPr>
              <w:tab/>
            </w:r>
            <w:r>
              <w:rPr>
                <w:noProof/>
                <w:webHidden/>
              </w:rPr>
              <w:fldChar w:fldCharType="begin"/>
            </w:r>
            <w:r>
              <w:rPr>
                <w:noProof/>
                <w:webHidden/>
              </w:rPr>
              <w:instrText xml:space="preserve"> PAGEREF _Toc236913118 \h </w:instrText>
            </w:r>
            <w:r>
              <w:rPr>
                <w:noProof/>
                <w:webHidden/>
              </w:rPr>
            </w:r>
            <w:r>
              <w:rPr>
                <w:noProof/>
                <w:webHidden/>
              </w:rPr>
              <w:fldChar w:fldCharType="separate"/>
            </w:r>
            <w:r>
              <w:rPr>
                <w:noProof/>
                <w:webHidden/>
              </w:rPr>
              <w:t>40</w:t>
            </w:r>
            <w:r>
              <w:rPr>
                <w:noProof/>
                <w:webHidden/>
              </w:rPr>
              <w:fldChar w:fldCharType="end"/>
            </w:r>
          </w:hyperlink>
        </w:p>
        <w:p w14:paraId="277DEC57" w14:textId="45FE80A2" w:rsidR="00A56F89" w:rsidRDefault="00A56F8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13119" w:history="1">
            <w:r w:rsidRPr="00134FE0">
              <w:rPr>
                <w:rStyle w:val="Hyperlink"/>
                <w:b/>
                <w:bCs/>
                <w:noProof/>
              </w:rPr>
              <w:t xml:space="preserve">Appendix </w:t>
            </w:r>
            <w:r w:rsidRPr="00134FE0">
              <w:rPr>
                <w:rStyle w:val="Hyperlink"/>
                <w:b/>
                <w:bCs/>
                <w:noProof/>
                <w:lang w:bidi="ar-BH"/>
              </w:rPr>
              <w:t>B</w:t>
            </w:r>
            <w:r w:rsidRPr="00134FE0">
              <w:rPr>
                <w:rStyle w:val="Hyperlink"/>
                <w:b/>
                <w:bCs/>
                <w:noProof/>
              </w:rPr>
              <w:t>: Patient/End-user Survey (Questionnaire-2)</w:t>
            </w:r>
            <w:r>
              <w:rPr>
                <w:noProof/>
                <w:webHidden/>
              </w:rPr>
              <w:tab/>
            </w:r>
            <w:r>
              <w:rPr>
                <w:noProof/>
                <w:webHidden/>
              </w:rPr>
              <w:fldChar w:fldCharType="begin"/>
            </w:r>
            <w:r>
              <w:rPr>
                <w:noProof/>
                <w:webHidden/>
              </w:rPr>
              <w:instrText xml:space="preserve"> PAGEREF _Toc236913119 \h </w:instrText>
            </w:r>
            <w:r>
              <w:rPr>
                <w:noProof/>
                <w:webHidden/>
              </w:rPr>
            </w:r>
            <w:r>
              <w:rPr>
                <w:noProof/>
                <w:webHidden/>
              </w:rPr>
              <w:fldChar w:fldCharType="separate"/>
            </w:r>
            <w:r>
              <w:rPr>
                <w:noProof/>
                <w:webHidden/>
              </w:rPr>
              <w:t>45</w:t>
            </w:r>
            <w:r>
              <w:rPr>
                <w:noProof/>
                <w:webHidden/>
              </w:rPr>
              <w:fldChar w:fldCharType="end"/>
            </w:r>
          </w:hyperlink>
        </w:p>
        <w:p w14:paraId="0007B318" w14:textId="24E088F8" w:rsidR="00A844F0" w:rsidRDefault="00CC3D57" w:rsidP="00B87F87">
          <w:pPr>
            <w:jc w:val="both"/>
          </w:pPr>
          <w:r w:rsidRPr="008B1043">
            <w:rPr>
              <w:b/>
              <w:bCs/>
              <w:sz w:val="22"/>
              <w:szCs w:val="22"/>
            </w:rPr>
            <w:fldChar w:fldCharType="end"/>
          </w:r>
        </w:p>
      </w:sdtContent>
    </w:sdt>
    <w:p w14:paraId="1F32430E" w14:textId="77777777" w:rsidR="00A844F0" w:rsidRDefault="00A844F0" w:rsidP="00B87F87">
      <w:pPr>
        <w:jc w:val="both"/>
      </w:pPr>
    </w:p>
    <w:p w14:paraId="38310310" w14:textId="77777777" w:rsidR="00A844F0" w:rsidRDefault="00A844F0" w:rsidP="00B87F87">
      <w:pPr>
        <w:jc w:val="both"/>
      </w:pPr>
    </w:p>
    <w:p w14:paraId="0C924685" w14:textId="77777777" w:rsidR="007723DB" w:rsidRDefault="007723DB" w:rsidP="00B87F87">
      <w:pPr>
        <w:jc w:val="both"/>
      </w:pPr>
    </w:p>
    <w:p w14:paraId="0868BB87" w14:textId="77777777" w:rsidR="008B1043" w:rsidRDefault="008B1043" w:rsidP="00B87F87">
      <w:pPr>
        <w:jc w:val="both"/>
      </w:pPr>
    </w:p>
    <w:p w14:paraId="49C3AAD8" w14:textId="77777777" w:rsidR="008B1043" w:rsidRDefault="008B1043" w:rsidP="00B87F87">
      <w:pPr>
        <w:jc w:val="both"/>
      </w:pPr>
    </w:p>
    <w:p w14:paraId="6824B162" w14:textId="77777777" w:rsidR="008B1043" w:rsidRDefault="008B1043" w:rsidP="00B87F87">
      <w:pPr>
        <w:jc w:val="both"/>
      </w:pPr>
    </w:p>
    <w:p w14:paraId="76A56B10" w14:textId="77777777" w:rsidR="008B1043" w:rsidRDefault="008B1043" w:rsidP="00B87F87">
      <w:pPr>
        <w:jc w:val="both"/>
      </w:pPr>
    </w:p>
    <w:p w14:paraId="53B552B4" w14:textId="77777777" w:rsidR="008B1043" w:rsidRDefault="008B1043" w:rsidP="00B87F87">
      <w:pPr>
        <w:jc w:val="both"/>
      </w:pPr>
    </w:p>
    <w:p w14:paraId="25FA9B4A" w14:textId="77777777" w:rsidR="008B1043" w:rsidRDefault="008B1043" w:rsidP="00B87F87">
      <w:pPr>
        <w:jc w:val="both"/>
      </w:pPr>
    </w:p>
    <w:p w14:paraId="797A0739" w14:textId="77777777" w:rsidR="008B1043" w:rsidRDefault="008B1043" w:rsidP="00B87F87">
      <w:pPr>
        <w:jc w:val="both"/>
      </w:pPr>
    </w:p>
    <w:p w14:paraId="55B89A8C" w14:textId="77777777" w:rsidR="008B1043" w:rsidRDefault="008B1043" w:rsidP="00B87F87">
      <w:pPr>
        <w:jc w:val="both"/>
      </w:pPr>
    </w:p>
    <w:p w14:paraId="786FFF80" w14:textId="77777777" w:rsidR="008B1043" w:rsidRDefault="008B1043" w:rsidP="00B87F87">
      <w:pPr>
        <w:jc w:val="both"/>
      </w:pPr>
    </w:p>
    <w:p w14:paraId="3AB3F12C" w14:textId="77777777" w:rsidR="008B1043" w:rsidRDefault="008B1043" w:rsidP="00B87F87">
      <w:pPr>
        <w:jc w:val="both"/>
      </w:pPr>
    </w:p>
    <w:p w14:paraId="13B630A3" w14:textId="77777777" w:rsidR="008B1043" w:rsidRDefault="008B1043" w:rsidP="00B87F87">
      <w:pPr>
        <w:jc w:val="both"/>
      </w:pPr>
    </w:p>
    <w:p w14:paraId="4760D6A5" w14:textId="77777777" w:rsidR="008B1043" w:rsidRDefault="008B1043" w:rsidP="00B87F87">
      <w:pPr>
        <w:jc w:val="both"/>
      </w:pPr>
    </w:p>
    <w:p w14:paraId="3C53523A" w14:textId="77777777" w:rsidR="008B1043" w:rsidRDefault="008B1043" w:rsidP="00B87F87">
      <w:pPr>
        <w:jc w:val="both"/>
      </w:pPr>
    </w:p>
    <w:p w14:paraId="355CEA55" w14:textId="77777777" w:rsidR="008B1043" w:rsidRDefault="008B1043" w:rsidP="00B87F87">
      <w:pPr>
        <w:jc w:val="both"/>
      </w:pPr>
    </w:p>
    <w:p w14:paraId="52DB2E9F" w14:textId="77777777" w:rsidR="008B1043" w:rsidRDefault="008B1043" w:rsidP="00B87F87">
      <w:pPr>
        <w:jc w:val="both"/>
      </w:pPr>
    </w:p>
    <w:p w14:paraId="1A5A1ACF" w14:textId="77777777" w:rsidR="008B1043" w:rsidRDefault="008B1043" w:rsidP="00B87F87">
      <w:pPr>
        <w:jc w:val="both"/>
      </w:pPr>
    </w:p>
    <w:p w14:paraId="1611E073" w14:textId="77777777" w:rsidR="008B1043" w:rsidRDefault="008B1043" w:rsidP="00B87F87">
      <w:pPr>
        <w:jc w:val="both"/>
      </w:pPr>
    </w:p>
    <w:p w14:paraId="0ED8EB45" w14:textId="77777777" w:rsidR="008B1043" w:rsidRDefault="008B1043" w:rsidP="00B87F87">
      <w:pPr>
        <w:jc w:val="both"/>
      </w:pPr>
    </w:p>
    <w:p w14:paraId="000853F7" w14:textId="77777777" w:rsidR="008B1043" w:rsidRDefault="008B1043" w:rsidP="00B87F87">
      <w:pPr>
        <w:jc w:val="both"/>
      </w:pPr>
    </w:p>
    <w:p w14:paraId="77CD9586" w14:textId="77777777" w:rsidR="008B1043" w:rsidRDefault="008B1043" w:rsidP="00B87F87">
      <w:pPr>
        <w:jc w:val="both"/>
      </w:pPr>
    </w:p>
    <w:p w14:paraId="62E92196" w14:textId="77777777" w:rsidR="008B1043" w:rsidRDefault="008B1043" w:rsidP="00B87F87">
      <w:pPr>
        <w:jc w:val="both"/>
      </w:pPr>
    </w:p>
    <w:p w14:paraId="1DA63AD5" w14:textId="77777777" w:rsidR="008B1043" w:rsidRDefault="008B1043" w:rsidP="00B87F87">
      <w:pPr>
        <w:jc w:val="both"/>
      </w:pPr>
    </w:p>
    <w:p w14:paraId="64D57D8F" w14:textId="77777777" w:rsidR="008B1043" w:rsidRDefault="008B1043" w:rsidP="00B87F87">
      <w:pPr>
        <w:jc w:val="both"/>
      </w:pPr>
    </w:p>
    <w:p w14:paraId="1B69CC07" w14:textId="77777777" w:rsidR="008B1043" w:rsidRDefault="008B1043" w:rsidP="00B87F87">
      <w:pPr>
        <w:jc w:val="both"/>
      </w:pPr>
    </w:p>
    <w:p w14:paraId="5252D9CB" w14:textId="77777777" w:rsidR="008B1043" w:rsidRDefault="008B1043" w:rsidP="00B87F87">
      <w:pPr>
        <w:jc w:val="both"/>
      </w:pPr>
    </w:p>
    <w:p w14:paraId="1C4EE7AA" w14:textId="77777777" w:rsidR="008B1043" w:rsidRDefault="008B1043" w:rsidP="00B87F87">
      <w:pPr>
        <w:jc w:val="both"/>
      </w:pPr>
    </w:p>
    <w:p w14:paraId="77D573CF" w14:textId="77777777" w:rsidR="008B1043" w:rsidRDefault="008B1043" w:rsidP="00B87F87">
      <w:pPr>
        <w:jc w:val="both"/>
      </w:pPr>
    </w:p>
    <w:p w14:paraId="7A6233AA" w14:textId="77777777" w:rsidR="008B1043" w:rsidRDefault="008B1043" w:rsidP="00B87F87">
      <w:pPr>
        <w:jc w:val="both"/>
      </w:pPr>
    </w:p>
    <w:p w14:paraId="51169838" w14:textId="77777777" w:rsidR="008B1043" w:rsidRDefault="008B1043" w:rsidP="00B87F87">
      <w:pPr>
        <w:jc w:val="both"/>
      </w:pPr>
    </w:p>
    <w:p w14:paraId="5D7E3202" w14:textId="77777777" w:rsidR="008B1043" w:rsidRDefault="008B1043" w:rsidP="00B87F87">
      <w:pPr>
        <w:jc w:val="both"/>
      </w:pPr>
    </w:p>
    <w:p w14:paraId="446CD243" w14:textId="77777777" w:rsidR="008B1043" w:rsidRDefault="008B1043" w:rsidP="00B87F87">
      <w:pPr>
        <w:jc w:val="both"/>
      </w:pPr>
    </w:p>
    <w:p w14:paraId="14788640" w14:textId="77777777" w:rsidR="008B1043" w:rsidRDefault="008B1043" w:rsidP="00B87F87">
      <w:pPr>
        <w:jc w:val="both"/>
      </w:pPr>
    </w:p>
    <w:p w14:paraId="4B8469F2" w14:textId="77777777" w:rsidR="008B1043" w:rsidRDefault="008B1043" w:rsidP="00B87F87">
      <w:pPr>
        <w:jc w:val="both"/>
      </w:pPr>
    </w:p>
    <w:p w14:paraId="29BF384E" w14:textId="77777777" w:rsidR="008B1043" w:rsidRDefault="008B1043" w:rsidP="00B87F87">
      <w:pPr>
        <w:jc w:val="both"/>
      </w:pPr>
    </w:p>
    <w:p w14:paraId="4F9C108F" w14:textId="77777777" w:rsidR="008B1043" w:rsidRDefault="008B1043" w:rsidP="00B87F87">
      <w:pPr>
        <w:jc w:val="both"/>
      </w:pPr>
    </w:p>
    <w:p w14:paraId="3681720E" w14:textId="77777777" w:rsidR="008B1043" w:rsidRDefault="008B1043" w:rsidP="00B87F87">
      <w:pPr>
        <w:jc w:val="both"/>
      </w:pPr>
    </w:p>
    <w:p w14:paraId="32675AD8" w14:textId="77777777" w:rsidR="007723DB" w:rsidRDefault="007723DB" w:rsidP="00B87F87">
      <w:pPr>
        <w:jc w:val="both"/>
      </w:pPr>
    </w:p>
    <w:p w14:paraId="31A97359" w14:textId="77777777" w:rsidR="007723DB" w:rsidRDefault="007723DB" w:rsidP="00B87F87">
      <w:pPr>
        <w:jc w:val="both"/>
      </w:pPr>
    </w:p>
    <w:p w14:paraId="7025CF6B" w14:textId="0AE9F549" w:rsidR="003F1246" w:rsidRPr="003F1246" w:rsidRDefault="003F1246" w:rsidP="00B87F87">
      <w:pPr>
        <w:pStyle w:val="TableofFigures"/>
        <w:tabs>
          <w:tab w:val="right" w:leader="dot" w:pos="9016"/>
        </w:tabs>
        <w:jc w:val="center"/>
        <w:outlineLvl w:val="0"/>
        <w:rPr>
          <w:b/>
          <w:bCs/>
          <w:sz w:val="32"/>
          <w:szCs w:val="32"/>
        </w:rPr>
      </w:pPr>
      <w:bookmarkStart w:id="1" w:name="_Toc236913064"/>
      <w:r w:rsidRPr="003F1246">
        <w:rPr>
          <w:b/>
          <w:bCs/>
          <w:sz w:val="32"/>
          <w:szCs w:val="32"/>
        </w:rPr>
        <w:t>Table of Figures</w:t>
      </w:r>
      <w:bookmarkEnd w:id="1"/>
    </w:p>
    <w:p w14:paraId="2C381971" w14:textId="77777777" w:rsidR="003F1246" w:rsidRDefault="003F1246" w:rsidP="00B87F87">
      <w:pPr>
        <w:pStyle w:val="TableofFigures"/>
        <w:tabs>
          <w:tab w:val="right" w:leader="dot" w:pos="9016"/>
        </w:tabs>
        <w:jc w:val="both"/>
      </w:pPr>
    </w:p>
    <w:p w14:paraId="27F25F5E" w14:textId="77777777" w:rsidR="003F1246" w:rsidRPr="00302C5F" w:rsidRDefault="003F1246" w:rsidP="00B87F87">
      <w:pPr>
        <w:pStyle w:val="TableofFigures"/>
        <w:tabs>
          <w:tab w:val="right" w:leader="dot" w:pos="9016"/>
        </w:tabs>
        <w:jc w:val="both"/>
        <w:rPr>
          <w:sz w:val="22"/>
          <w:szCs w:val="22"/>
        </w:rPr>
      </w:pPr>
    </w:p>
    <w:p w14:paraId="1EE2C83E" w14:textId="77777777" w:rsidR="003F1246" w:rsidRPr="00302C5F" w:rsidRDefault="003F1246" w:rsidP="00B87F87">
      <w:pPr>
        <w:pStyle w:val="TableofFigures"/>
        <w:tabs>
          <w:tab w:val="right" w:leader="dot" w:pos="9016"/>
        </w:tabs>
        <w:jc w:val="both"/>
        <w:rPr>
          <w:sz w:val="22"/>
          <w:szCs w:val="22"/>
        </w:rPr>
      </w:pPr>
    </w:p>
    <w:p w14:paraId="0365CF33" w14:textId="294FE52D" w:rsidR="00B2210F" w:rsidRDefault="003F1246">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sidRPr="00302C5F">
        <w:rPr>
          <w:sz w:val="22"/>
          <w:szCs w:val="22"/>
        </w:rPr>
        <w:fldChar w:fldCharType="begin"/>
      </w:r>
      <w:r w:rsidRPr="00302C5F">
        <w:rPr>
          <w:sz w:val="22"/>
          <w:szCs w:val="22"/>
        </w:rPr>
        <w:instrText xml:space="preserve"> TOC \h \z \c "Figure" </w:instrText>
      </w:r>
      <w:r w:rsidRPr="00302C5F">
        <w:rPr>
          <w:sz w:val="22"/>
          <w:szCs w:val="22"/>
        </w:rPr>
        <w:fldChar w:fldCharType="separate"/>
      </w:r>
      <w:hyperlink w:anchor="_Toc236912917" w:history="1">
        <w:r w:rsidR="00B2210F" w:rsidRPr="00C10C24">
          <w:rPr>
            <w:rStyle w:val="Hyperlink"/>
            <w:b/>
            <w:bCs/>
            <w:noProof/>
          </w:rPr>
          <w:t>Figure 1: Sehati Application</w:t>
        </w:r>
        <w:r w:rsidR="00B2210F">
          <w:rPr>
            <w:noProof/>
            <w:webHidden/>
          </w:rPr>
          <w:tab/>
        </w:r>
        <w:r w:rsidR="00B2210F">
          <w:rPr>
            <w:noProof/>
            <w:webHidden/>
          </w:rPr>
          <w:fldChar w:fldCharType="begin"/>
        </w:r>
        <w:r w:rsidR="00B2210F">
          <w:rPr>
            <w:noProof/>
            <w:webHidden/>
          </w:rPr>
          <w:instrText xml:space="preserve"> PAGEREF _Toc236912917 \h </w:instrText>
        </w:r>
        <w:r w:rsidR="00B2210F">
          <w:rPr>
            <w:noProof/>
            <w:webHidden/>
          </w:rPr>
        </w:r>
        <w:r w:rsidR="00B2210F">
          <w:rPr>
            <w:noProof/>
            <w:webHidden/>
          </w:rPr>
          <w:fldChar w:fldCharType="separate"/>
        </w:r>
        <w:r w:rsidR="00B2210F">
          <w:rPr>
            <w:noProof/>
            <w:webHidden/>
          </w:rPr>
          <w:t>8</w:t>
        </w:r>
        <w:r w:rsidR="00B2210F">
          <w:rPr>
            <w:noProof/>
            <w:webHidden/>
          </w:rPr>
          <w:fldChar w:fldCharType="end"/>
        </w:r>
      </w:hyperlink>
    </w:p>
    <w:p w14:paraId="73CA7FFC" w14:textId="20E1645C"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18" w:history="1">
        <w:r w:rsidRPr="00C10C24">
          <w:rPr>
            <w:rStyle w:val="Hyperlink"/>
            <w:b/>
            <w:bCs/>
            <w:noProof/>
          </w:rPr>
          <w:t>Figure 2: Appointment Booking Service</w:t>
        </w:r>
        <w:r>
          <w:rPr>
            <w:noProof/>
            <w:webHidden/>
          </w:rPr>
          <w:tab/>
        </w:r>
        <w:r>
          <w:rPr>
            <w:noProof/>
            <w:webHidden/>
          </w:rPr>
          <w:fldChar w:fldCharType="begin"/>
        </w:r>
        <w:r>
          <w:rPr>
            <w:noProof/>
            <w:webHidden/>
          </w:rPr>
          <w:instrText xml:space="preserve"> PAGEREF _Toc236912918 \h </w:instrText>
        </w:r>
        <w:r>
          <w:rPr>
            <w:noProof/>
            <w:webHidden/>
          </w:rPr>
        </w:r>
        <w:r>
          <w:rPr>
            <w:noProof/>
            <w:webHidden/>
          </w:rPr>
          <w:fldChar w:fldCharType="separate"/>
        </w:r>
        <w:r>
          <w:rPr>
            <w:noProof/>
            <w:webHidden/>
          </w:rPr>
          <w:t>9</w:t>
        </w:r>
        <w:r>
          <w:rPr>
            <w:noProof/>
            <w:webHidden/>
          </w:rPr>
          <w:fldChar w:fldCharType="end"/>
        </w:r>
      </w:hyperlink>
    </w:p>
    <w:p w14:paraId="3A9CEA0C" w14:textId="3B099F4A"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19" w:history="1">
        <w:r w:rsidRPr="00C10C24">
          <w:rPr>
            <w:rStyle w:val="Hyperlink"/>
            <w:b/>
            <w:bCs/>
            <w:noProof/>
          </w:rPr>
          <w:t>Figure 3: Medical Reports &amp; Certificates Service</w:t>
        </w:r>
        <w:r>
          <w:rPr>
            <w:noProof/>
            <w:webHidden/>
          </w:rPr>
          <w:tab/>
        </w:r>
        <w:r>
          <w:rPr>
            <w:noProof/>
            <w:webHidden/>
          </w:rPr>
          <w:fldChar w:fldCharType="begin"/>
        </w:r>
        <w:r>
          <w:rPr>
            <w:noProof/>
            <w:webHidden/>
          </w:rPr>
          <w:instrText xml:space="preserve"> PAGEREF _Toc236912919 \h </w:instrText>
        </w:r>
        <w:r>
          <w:rPr>
            <w:noProof/>
            <w:webHidden/>
          </w:rPr>
        </w:r>
        <w:r>
          <w:rPr>
            <w:noProof/>
            <w:webHidden/>
          </w:rPr>
          <w:fldChar w:fldCharType="separate"/>
        </w:r>
        <w:r>
          <w:rPr>
            <w:noProof/>
            <w:webHidden/>
          </w:rPr>
          <w:t>9</w:t>
        </w:r>
        <w:r>
          <w:rPr>
            <w:noProof/>
            <w:webHidden/>
          </w:rPr>
          <w:fldChar w:fldCharType="end"/>
        </w:r>
      </w:hyperlink>
    </w:p>
    <w:p w14:paraId="30CB9FCF" w14:textId="15A271F0"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0" w:history="1">
        <w:r w:rsidRPr="00C10C24">
          <w:rPr>
            <w:rStyle w:val="Hyperlink"/>
            <w:b/>
            <w:bCs/>
            <w:noProof/>
          </w:rPr>
          <w:t>Figure 4: Vaccination Record Service</w:t>
        </w:r>
        <w:r>
          <w:rPr>
            <w:noProof/>
            <w:webHidden/>
          </w:rPr>
          <w:tab/>
        </w:r>
        <w:r>
          <w:rPr>
            <w:noProof/>
            <w:webHidden/>
          </w:rPr>
          <w:fldChar w:fldCharType="begin"/>
        </w:r>
        <w:r>
          <w:rPr>
            <w:noProof/>
            <w:webHidden/>
          </w:rPr>
          <w:instrText xml:space="preserve"> PAGEREF _Toc236912920 \h </w:instrText>
        </w:r>
        <w:r>
          <w:rPr>
            <w:noProof/>
            <w:webHidden/>
          </w:rPr>
        </w:r>
        <w:r>
          <w:rPr>
            <w:noProof/>
            <w:webHidden/>
          </w:rPr>
          <w:fldChar w:fldCharType="separate"/>
        </w:r>
        <w:r>
          <w:rPr>
            <w:noProof/>
            <w:webHidden/>
          </w:rPr>
          <w:t>10</w:t>
        </w:r>
        <w:r>
          <w:rPr>
            <w:noProof/>
            <w:webHidden/>
          </w:rPr>
          <w:fldChar w:fldCharType="end"/>
        </w:r>
      </w:hyperlink>
    </w:p>
    <w:p w14:paraId="0EBE8CB0" w14:textId="6F9A3452"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1" w:history="1">
        <w:r w:rsidRPr="00C10C24">
          <w:rPr>
            <w:rStyle w:val="Hyperlink"/>
            <w:b/>
            <w:bCs/>
            <w:noProof/>
          </w:rPr>
          <w:t>Figure 5: MyGov Application</w:t>
        </w:r>
        <w:r>
          <w:rPr>
            <w:noProof/>
            <w:webHidden/>
          </w:rPr>
          <w:tab/>
        </w:r>
        <w:r>
          <w:rPr>
            <w:noProof/>
            <w:webHidden/>
          </w:rPr>
          <w:fldChar w:fldCharType="begin"/>
        </w:r>
        <w:r>
          <w:rPr>
            <w:noProof/>
            <w:webHidden/>
          </w:rPr>
          <w:instrText xml:space="preserve"> PAGEREF _Toc236912921 \h </w:instrText>
        </w:r>
        <w:r>
          <w:rPr>
            <w:noProof/>
            <w:webHidden/>
          </w:rPr>
        </w:r>
        <w:r>
          <w:rPr>
            <w:noProof/>
            <w:webHidden/>
          </w:rPr>
          <w:fldChar w:fldCharType="separate"/>
        </w:r>
        <w:r>
          <w:rPr>
            <w:noProof/>
            <w:webHidden/>
          </w:rPr>
          <w:t>10</w:t>
        </w:r>
        <w:r>
          <w:rPr>
            <w:noProof/>
            <w:webHidden/>
          </w:rPr>
          <w:fldChar w:fldCharType="end"/>
        </w:r>
      </w:hyperlink>
    </w:p>
    <w:p w14:paraId="3F27F02A" w14:textId="78647E61"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2" w:history="1">
        <w:r w:rsidRPr="00C10C24">
          <w:rPr>
            <w:rStyle w:val="Hyperlink"/>
            <w:b/>
            <w:bCs/>
            <w:noProof/>
          </w:rPr>
          <w:t>Figure 6: PHC Services in MyGov Application</w:t>
        </w:r>
        <w:r>
          <w:rPr>
            <w:noProof/>
            <w:webHidden/>
          </w:rPr>
          <w:tab/>
        </w:r>
        <w:r>
          <w:rPr>
            <w:noProof/>
            <w:webHidden/>
          </w:rPr>
          <w:fldChar w:fldCharType="begin"/>
        </w:r>
        <w:r>
          <w:rPr>
            <w:noProof/>
            <w:webHidden/>
          </w:rPr>
          <w:instrText xml:space="preserve"> PAGEREF _Toc236912922 \h </w:instrText>
        </w:r>
        <w:r>
          <w:rPr>
            <w:noProof/>
            <w:webHidden/>
          </w:rPr>
        </w:r>
        <w:r>
          <w:rPr>
            <w:noProof/>
            <w:webHidden/>
          </w:rPr>
          <w:fldChar w:fldCharType="separate"/>
        </w:r>
        <w:r>
          <w:rPr>
            <w:noProof/>
            <w:webHidden/>
          </w:rPr>
          <w:t>11</w:t>
        </w:r>
        <w:r>
          <w:rPr>
            <w:noProof/>
            <w:webHidden/>
          </w:rPr>
          <w:fldChar w:fldCharType="end"/>
        </w:r>
      </w:hyperlink>
    </w:p>
    <w:p w14:paraId="7A3545E2" w14:textId="442AD62E"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3" w:history="1">
        <w:r w:rsidRPr="00C10C24">
          <w:rPr>
            <w:rStyle w:val="Hyperlink"/>
            <w:b/>
            <w:bCs/>
            <w:noProof/>
          </w:rPr>
          <w:t>Figure 7: Vaccination Record Service</w:t>
        </w:r>
        <w:r>
          <w:rPr>
            <w:noProof/>
            <w:webHidden/>
          </w:rPr>
          <w:tab/>
        </w:r>
        <w:r>
          <w:rPr>
            <w:noProof/>
            <w:webHidden/>
          </w:rPr>
          <w:fldChar w:fldCharType="begin"/>
        </w:r>
        <w:r>
          <w:rPr>
            <w:noProof/>
            <w:webHidden/>
          </w:rPr>
          <w:instrText xml:space="preserve"> PAGEREF _Toc236912923 \h </w:instrText>
        </w:r>
        <w:r>
          <w:rPr>
            <w:noProof/>
            <w:webHidden/>
          </w:rPr>
        </w:r>
        <w:r>
          <w:rPr>
            <w:noProof/>
            <w:webHidden/>
          </w:rPr>
          <w:fldChar w:fldCharType="separate"/>
        </w:r>
        <w:r>
          <w:rPr>
            <w:noProof/>
            <w:webHidden/>
          </w:rPr>
          <w:t>11</w:t>
        </w:r>
        <w:r>
          <w:rPr>
            <w:noProof/>
            <w:webHidden/>
          </w:rPr>
          <w:fldChar w:fldCharType="end"/>
        </w:r>
      </w:hyperlink>
    </w:p>
    <w:p w14:paraId="68C6EC01" w14:textId="2F4D1CF5"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4" w:history="1">
        <w:r w:rsidRPr="00C10C24">
          <w:rPr>
            <w:rStyle w:val="Hyperlink"/>
            <w:b/>
            <w:bCs/>
            <w:noProof/>
          </w:rPr>
          <w:t>Figure 8: Report Missing Vaccination Record Service</w:t>
        </w:r>
        <w:r>
          <w:rPr>
            <w:noProof/>
            <w:webHidden/>
          </w:rPr>
          <w:tab/>
        </w:r>
        <w:r>
          <w:rPr>
            <w:noProof/>
            <w:webHidden/>
          </w:rPr>
          <w:fldChar w:fldCharType="begin"/>
        </w:r>
        <w:r>
          <w:rPr>
            <w:noProof/>
            <w:webHidden/>
          </w:rPr>
          <w:instrText xml:space="preserve"> PAGEREF _Toc236912924 \h </w:instrText>
        </w:r>
        <w:r>
          <w:rPr>
            <w:noProof/>
            <w:webHidden/>
          </w:rPr>
        </w:r>
        <w:r>
          <w:rPr>
            <w:noProof/>
            <w:webHidden/>
          </w:rPr>
          <w:fldChar w:fldCharType="separate"/>
        </w:r>
        <w:r>
          <w:rPr>
            <w:noProof/>
            <w:webHidden/>
          </w:rPr>
          <w:t>12</w:t>
        </w:r>
        <w:r>
          <w:rPr>
            <w:noProof/>
            <w:webHidden/>
          </w:rPr>
          <w:fldChar w:fldCharType="end"/>
        </w:r>
      </w:hyperlink>
    </w:p>
    <w:p w14:paraId="3258DAC6" w14:textId="49308565"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5" w:history="1">
        <w:r w:rsidRPr="00C10C24">
          <w:rPr>
            <w:rStyle w:val="Hyperlink"/>
            <w:b/>
            <w:bCs/>
            <w:noProof/>
          </w:rPr>
          <w:t>Figure 9: PHC Services in Ministry of Health website</w:t>
        </w:r>
        <w:r>
          <w:rPr>
            <w:noProof/>
            <w:webHidden/>
          </w:rPr>
          <w:tab/>
        </w:r>
        <w:r>
          <w:rPr>
            <w:noProof/>
            <w:webHidden/>
          </w:rPr>
          <w:fldChar w:fldCharType="begin"/>
        </w:r>
        <w:r>
          <w:rPr>
            <w:noProof/>
            <w:webHidden/>
          </w:rPr>
          <w:instrText xml:space="preserve"> PAGEREF _Toc236912925 \h </w:instrText>
        </w:r>
        <w:r>
          <w:rPr>
            <w:noProof/>
            <w:webHidden/>
          </w:rPr>
        </w:r>
        <w:r>
          <w:rPr>
            <w:noProof/>
            <w:webHidden/>
          </w:rPr>
          <w:fldChar w:fldCharType="separate"/>
        </w:r>
        <w:r>
          <w:rPr>
            <w:noProof/>
            <w:webHidden/>
          </w:rPr>
          <w:t>13</w:t>
        </w:r>
        <w:r>
          <w:rPr>
            <w:noProof/>
            <w:webHidden/>
          </w:rPr>
          <w:fldChar w:fldCharType="end"/>
        </w:r>
      </w:hyperlink>
    </w:p>
    <w:p w14:paraId="15CDB3CD" w14:textId="2175BB23"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6" w:history="1">
        <w:r w:rsidRPr="00C10C24">
          <w:rPr>
            <w:rStyle w:val="Hyperlink"/>
            <w:b/>
            <w:bCs/>
            <w:noProof/>
          </w:rPr>
          <w:t>Figure 10: Sehati Card Request for Newborns Service</w:t>
        </w:r>
        <w:r>
          <w:rPr>
            <w:noProof/>
            <w:webHidden/>
          </w:rPr>
          <w:tab/>
        </w:r>
        <w:r>
          <w:rPr>
            <w:noProof/>
            <w:webHidden/>
          </w:rPr>
          <w:fldChar w:fldCharType="begin"/>
        </w:r>
        <w:r>
          <w:rPr>
            <w:noProof/>
            <w:webHidden/>
          </w:rPr>
          <w:instrText xml:space="preserve"> PAGEREF _Toc236912926 \h </w:instrText>
        </w:r>
        <w:r>
          <w:rPr>
            <w:noProof/>
            <w:webHidden/>
          </w:rPr>
        </w:r>
        <w:r>
          <w:rPr>
            <w:noProof/>
            <w:webHidden/>
          </w:rPr>
          <w:fldChar w:fldCharType="separate"/>
        </w:r>
        <w:r>
          <w:rPr>
            <w:noProof/>
            <w:webHidden/>
          </w:rPr>
          <w:t>13</w:t>
        </w:r>
        <w:r>
          <w:rPr>
            <w:noProof/>
            <w:webHidden/>
          </w:rPr>
          <w:fldChar w:fldCharType="end"/>
        </w:r>
      </w:hyperlink>
    </w:p>
    <w:p w14:paraId="0F777919" w14:textId="554809D1"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7" w:history="1">
        <w:r w:rsidRPr="00C10C24">
          <w:rPr>
            <w:rStyle w:val="Hyperlink"/>
            <w:b/>
            <w:bCs/>
            <w:noProof/>
          </w:rPr>
          <w:t>Figure 11: Update Residential Address Service</w:t>
        </w:r>
        <w:r>
          <w:rPr>
            <w:noProof/>
            <w:webHidden/>
          </w:rPr>
          <w:tab/>
        </w:r>
        <w:r>
          <w:rPr>
            <w:noProof/>
            <w:webHidden/>
          </w:rPr>
          <w:fldChar w:fldCharType="begin"/>
        </w:r>
        <w:r>
          <w:rPr>
            <w:noProof/>
            <w:webHidden/>
          </w:rPr>
          <w:instrText xml:space="preserve"> PAGEREF _Toc236912927 \h </w:instrText>
        </w:r>
        <w:r>
          <w:rPr>
            <w:noProof/>
            <w:webHidden/>
          </w:rPr>
        </w:r>
        <w:r>
          <w:rPr>
            <w:noProof/>
            <w:webHidden/>
          </w:rPr>
          <w:fldChar w:fldCharType="separate"/>
        </w:r>
        <w:r>
          <w:rPr>
            <w:noProof/>
            <w:webHidden/>
          </w:rPr>
          <w:t>14</w:t>
        </w:r>
        <w:r>
          <w:rPr>
            <w:noProof/>
            <w:webHidden/>
          </w:rPr>
          <w:fldChar w:fldCharType="end"/>
        </w:r>
      </w:hyperlink>
    </w:p>
    <w:p w14:paraId="756D5B57" w14:textId="6749D8A7"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8" w:history="1">
        <w:r w:rsidRPr="00C10C24">
          <w:rPr>
            <w:rStyle w:val="Hyperlink"/>
            <w:b/>
            <w:bCs/>
            <w:noProof/>
          </w:rPr>
          <w:t>Figure 12: Mammogram Appointment Request Service</w:t>
        </w:r>
        <w:r>
          <w:rPr>
            <w:noProof/>
            <w:webHidden/>
          </w:rPr>
          <w:tab/>
        </w:r>
        <w:r>
          <w:rPr>
            <w:noProof/>
            <w:webHidden/>
          </w:rPr>
          <w:fldChar w:fldCharType="begin"/>
        </w:r>
        <w:r>
          <w:rPr>
            <w:noProof/>
            <w:webHidden/>
          </w:rPr>
          <w:instrText xml:space="preserve"> PAGEREF _Toc236912928 \h </w:instrText>
        </w:r>
        <w:r>
          <w:rPr>
            <w:noProof/>
            <w:webHidden/>
          </w:rPr>
        </w:r>
        <w:r>
          <w:rPr>
            <w:noProof/>
            <w:webHidden/>
          </w:rPr>
          <w:fldChar w:fldCharType="separate"/>
        </w:r>
        <w:r>
          <w:rPr>
            <w:noProof/>
            <w:webHidden/>
          </w:rPr>
          <w:t>14</w:t>
        </w:r>
        <w:r>
          <w:rPr>
            <w:noProof/>
            <w:webHidden/>
          </w:rPr>
          <w:fldChar w:fldCharType="end"/>
        </w:r>
      </w:hyperlink>
    </w:p>
    <w:p w14:paraId="7F561FB3" w14:textId="5FEAFE7D"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29" w:history="1">
        <w:r w:rsidRPr="00C10C24">
          <w:rPr>
            <w:rStyle w:val="Hyperlink"/>
            <w:b/>
            <w:bCs/>
            <w:noProof/>
          </w:rPr>
          <w:t>Figure 13: Tele Appointment Instructions Service</w:t>
        </w:r>
        <w:r>
          <w:rPr>
            <w:noProof/>
            <w:webHidden/>
          </w:rPr>
          <w:tab/>
        </w:r>
        <w:r>
          <w:rPr>
            <w:noProof/>
            <w:webHidden/>
          </w:rPr>
          <w:fldChar w:fldCharType="begin"/>
        </w:r>
        <w:r>
          <w:rPr>
            <w:noProof/>
            <w:webHidden/>
          </w:rPr>
          <w:instrText xml:space="preserve"> PAGEREF _Toc236912929 \h </w:instrText>
        </w:r>
        <w:r>
          <w:rPr>
            <w:noProof/>
            <w:webHidden/>
          </w:rPr>
        </w:r>
        <w:r>
          <w:rPr>
            <w:noProof/>
            <w:webHidden/>
          </w:rPr>
          <w:fldChar w:fldCharType="separate"/>
        </w:r>
        <w:r>
          <w:rPr>
            <w:noProof/>
            <w:webHidden/>
          </w:rPr>
          <w:t>15</w:t>
        </w:r>
        <w:r>
          <w:rPr>
            <w:noProof/>
            <w:webHidden/>
          </w:rPr>
          <w:fldChar w:fldCharType="end"/>
        </w:r>
      </w:hyperlink>
    </w:p>
    <w:p w14:paraId="260B030D" w14:textId="7530925C"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0" w:history="1">
        <w:r w:rsidRPr="00C10C24">
          <w:rPr>
            <w:rStyle w:val="Hyperlink"/>
            <w:b/>
            <w:bCs/>
            <w:noProof/>
          </w:rPr>
          <w:t>Figure 14: Vaccine Certificate Service</w:t>
        </w:r>
        <w:r>
          <w:rPr>
            <w:noProof/>
            <w:webHidden/>
          </w:rPr>
          <w:tab/>
        </w:r>
        <w:r>
          <w:rPr>
            <w:noProof/>
            <w:webHidden/>
          </w:rPr>
          <w:fldChar w:fldCharType="begin"/>
        </w:r>
        <w:r>
          <w:rPr>
            <w:noProof/>
            <w:webHidden/>
          </w:rPr>
          <w:instrText xml:space="preserve"> PAGEREF _Toc236912930 \h </w:instrText>
        </w:r>
        <w:r>
          <w:rPr>
            <w:noProof/>
            <w:webHidden/>
          </w:rPr>
        </w:r>
        <w:r>
          <w:rPr>
            <w:noProof/>
            <w:webHidden/>
          </w:rPr>
          <w:fldChar w:fldCharType="separate"/>
        </w:r>
        <w:r>
          <w:rPr>
            <w:noProof/>
            <w:webHidden/>
          </w:rPr>
          <w:t>15</w:t>
        </w:r>
        <w:r>
          <w:rPr>
            <w:noProof/>
            <w:webHidden/>
          </w:rPr>
          <w:fldChar w:fldCharType="end"/>
        </w:r>
      </w:hyperlink>
    </w:p>
    <w:p w14:paraId="0F80C84B" w14:textId="3701FC92"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1" w:history="1">
        <w:r w:rsidRPr="00C10C24">
          <w:rPr>
            <w:rStyle w:val="Hyperlink"/>
            <w:b/>
            <w:bCs/>
            <w:noProof/>
          </w:rPr>
          <w:t>Figure 15: Health Fee Exemption Card Issuance Service</w:t>
        </w:r>
        <w:r>
          <w:rPr>
            <w:noProof/>
            <w:webHidden/>
          </w:rPr>
          <w:tab/>
        </w:r>
        <w:r>
          <w:rPr>
            <w:noProof/>
            <w:webHidden/>
          </w:rPr>
          <w:fldChar w:fldCharType="begin"/>
        </w:r>
        <w:r>
          <w:rPr>
            <w:noProof/>
            <w:webHidden/>
          </w:rPr>
          <w:instrText xml:space="preserve"> PAGEREF _Toc236912931 \h </w:instrText>
        </w:r>
        <w:r>
          <w:rPr>
            <w:noProof/>
            <w:webHidden/>
          </w:rPr>
        </w:r>
        <w:r>
          <w:rPr>
            <w:noProof/>
            <w:webHidden/>
          </w:rPr>
          <w:fldChar w:fldCharType="separate"/>
        </w:r>
        <w:r>
          <w:rPr>
            <w:noProof/>
            <w:webHidden/>
          </w:rPr>
          <w:t>16</w:t>
        </w:r>
        <w:r>
          <w:rPr>
            <w:noProof/>
            <w:webHidden/>
          </w:rPr>
          <w:fldChar w:fldCharType="end"/>
        </w:r>
      </w:hyperlink>
    </w:p>
    <w:p w14:paraId="5A908C0F" w14:textId="48342C3B"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2" w:history="1">
        <w:r w:rsidRPr="00C10C24">
          <w:rPr>
            <w:rStyle w:val="Hyperlink"/>
            <w:b/>
            <w:bCs/>
            <w:noProof/>
          </w:rPr>
          <w:t>Figure 16: Request to Change Your Family Doctor Service</w:t>
        </w:r>
        <w:r>
          <w:rPr>
            <w:noProof/>
            <w:webHidden/>
          </w:rPr>
          <w:tab/>
        </w:r>
        <w:r>
          <w:rPr>
            <w:noProof/>
            <w:webHidden/>
          </w:rPr>
          <w:fldChar w:fldCharType="begin"/>
        </w:r>
        <w:r>
          <w:rPr>
            <w:noProof/>
            <w:webHidden/>
          </w:rPr>
          <w:instrText xml:space="preserve"> PAGEREF _Toc236912932 \h </w:instrText>
        </w:r>
        <w:r>
          <w:rPr>
            <w:noProof/>
            <w:webHidden/>
          </w:rPr>
        </w:r>
        <w:r>
          <w:rPr>
            <w:noProof/>
            <w:webHidden/>
          </w:rPr>
          <w:fldChar w:fldCharType="separate"/>
        </w:r>
        <w:r>
          <w:rPr>
            <w:noProof/>
            <w:webHidden/>
          </w:rPr>
          <w:t>16</w:t>
        </w:r>
        <w:r>
          <w:rPr>
            <w:noProof/>
            <w:webHidden/>
          </w:rPr>
          <w:fldChar w:fldCharType="end"/>
        </w:r>
      </w:hyperlink>
    </w:p>
    <w:p w14:paraId="7659F8BB" w14:textId="3551F55A"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3" w:history="1">
        <w:r w:rsidRPr="00C10C24">
          <w:rPr>
            <w:rStyle w:val="Hyperlink"/>
            <w:b/>
            <w:bCs/>
            <w:noProof/>
          </w:rPr>
          <w:t>Figure 17: Electronic Hajj Certificate Service</w:t>
        </w:r>
        <w:r>
          <w:rPr>
            <w:noProof/>
            <w:webHidden/>
          </w:rPr>
          <w:tab/>
        </w:r>
        <w:r>
          <w:rPr>
            <w:noProof/>
            <w:webHidden/>
          </w:rPr>
          <w:fldChar w:fldCharType="begin"/>
        </w:r>
        <w:r>
          <w:rPr>
            <w:noProof/>
            <w:webHidden/>
          </w:rPr>
          <w:instrText xml:space="preserve"> PAGEREF _Toc236912933 \h </w:instrText>
        </w:r>
        <w:r>
          <w:rPr>
            <w:noProof/>
            <w:webHidden/>
          </w:rPr>
        </w:r>
        <w:r>
          <w:rPr>
            <w:noProof/>
            <w:webHidden/>
          </w:rPr>
          <w:fldChar w:fldCharType="separate"/>
        </w:r>
        <w:r>
          <w:rPr>
            <w:noProof/>
            <w:webHidden/>
          </w:rPr>
          <w:t>17</w:t>
        </w:r>
        <w:r>
          <w:rPr>
            <w:noProof/>
            <w:webHidden/>
          </w:rPr>
          <w:fldChar w:fldCharType="end"/>
        </w:r>
      </w:hyperlink>
    </w:p>
    <w:p w14:paraId="74A8239A" w14:textId="034FBB5F"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4" w:history="1">
        <w:r w:rsidRPr="00C10C24">
          <w:rPr>
            <w:rStyle w:val="Hyperlink"/>
            <w:b/>
            <w:bCs/>
            <w:noProof/>
          </w:rPr>
          <w:t>Figure 18: Request Mobile Unit Service</w:t>
        </w:r>
        <w:r>
          <w:rPr>
            <w:noProof/>
            <w:webHidden/>
          </w:rPr>
          <w:tab/>
        </w:r>
        <w:r>
          <w:rPr>
            <w:noProof/>
            <w:webHidden/>
          </w:rPr>
          <w:fldChar w:fldCharType="begin"/>
        </w:r>
        <w:r>
          <w:rPr>
            <w:noProof/>
            <w:webHidden/>
          </w:rPr>
          <w:instrText xml:space="preserve"> PAGEREF _Toc236912934 \h </w:instrText>
        </w:r>
        <w:r>
          <w:rPr>
            <w:noProof/>
            <w:webHidden/>
          </w:rPr>
        </w:r>
        <w:r>
          <w:rPr>
            <w:noProof/>
            <w:webHidden/>
          </w:rPr>
          <w:fldChar w:fldCharType="separate"/>
        </w:r>
        <w:r>
          <w:rPr>
            <w:noProof/>
            <w:webHidden/>
          </w:rPr>
          <w:t>17</w:t>
        </w:r>
        <w:r>
          <w:rPr>
            <w:noProof/>
            <w:webHidden/>
          </w:rPr>
          <w:fldChar w:fldCharType="end"/>
        </w:r>
      </w:hyperlink>
    </w:p>
    <w:p w14:paraId="716ACCF1" w14:textId="70F8AC3E"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5" w:history="1">
        <w:r w:rsidRPr="00C10C24">
          <w:rPr>
            <w:rStyle w:val="Hyperlink"/>
            <w:b/>
            <w:bCs/>
            <w:noProof/>
          </w:rPr>
          <w:t>Figure 19: Primary Healthcare Research Applications Service</w:t>
        </w:r>
        <w:r>
          <w:rPr>
            <w:noProof/>
            <w:webHidden/>
          </w:rPr>
          <w:tab/>
        </w:r>
        <w:r>
          <w:rPr>
            <w:noProof/>
            <w:webHidden/>
          </w:rPr>
          <w:fldChar w:fldCharType="begin"/>
        </w:r>
        <w:r>
          <w:rPr>
            <w:noProof/>
            <w:webHidden/>
          </w:rPr>
          <w:instrText xml:space="preserve"> PAGEREF _Toc236912935 \h </w:instrText>
        </w:r>
        <w:r>
          <w:rPr>
            <w:noProof/>
            <w:webHidden/>
          </w:rPr>
        </w:r>
        <w:r>
          <w:rPr>
            <w:noProof/>
            <w:webHidden/>
          </w:rPr>
          <w:fldChar w:fldCharType="separate"/>
        </w:r>
        <w:r>
          <w:rPr>
            <w:noProof/>
            <w:webHidden/>
          </w:rPr>
          <w:t>18</w:t>
        </w:r>
        <w:r>
          <w:rPr>
            <w:noProof/>
            <w:webHidden/>
          </w:rPr>
          <w:fldChar w:fldCharType="end"/>
        </w:r>
      </w:hyperlink>
    </w:p>
    <w:p w14:paraId="29453F73" w14:textId="5EAF685E"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6" w:history="1">
        <w:r w:rsidRPr="00C10C24">
          <w:rPr>
            <w:rStyle w:val="Hyperlink"/>
            <w:b/>
            <w:bCs/>
            <w:noProof/>
          </w:rPr>
          <w:t>Figure 20: Bahrain Population (Worldometer, 2026)</w:t>
        </w:r>
        <w:r>
          <w:rPr>
            <w:noProof/>
            <w:webHidden/>
          </w:rPr>
          <w:tab/>
        </w:r>
        <w:r>
          <w:rPr>
            <w:noProof/>
            <w:webHidden/>
          </w:rPr>
          <w:fldChar w:fldCharType="begin"/>
        </w:r>
        <w:r>
          <w:rPr>
            <w:noProof/>
            <w:webHidden/>
          </w:rPr>
          <w:instrText xml:space="preserve"> PAGEREF _Toc236912936 \h </w:instrText>
        </w:r>
        <w:r>
          <w:rPr>
            <w:noProof/>
            <w:webHidden/>
          </w:rPr>
        </w:r>
        <w:r>
          <w:rPr>
            <w:noProof/>
            <w:webHidden/>
          </w:rPr>
          <w:fldChar w:fldCharType="separate"/>
        </w:r>
        <w:r>
          <w:rPr>
            <w:noProof/>
            <w:webHidden/>
          </w:rPr>
          <w:t>18</w:t>
        </w:r>
        <w:r>
          <w:rPr>
            <w:noProof/>
            <w:webHidden/>
          </w:rPr>
          <w:fldChar w:fldCharType="end"/>
        </w:r>
      </w:hyperlink>
    </w:p>
    <w:p w14:paraId="609FE908" w14:textId="66ECE8EE"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7" w:history="1">
        <w:r w:rsidRPr="00C10C24">
          <w:rPr>
            <w:rStyle w:val="Hyperlink"/>
            <w:b/>
            <w:bCs/>
            <w:noProof/>
          </w:rPr>
          <w:t>Figure 21: Sample Size Calculation for the End-User Survey</w:t>
        </w:r>
        <w:r>
          <w:rPr>
            <w:noProof/>
            <w:webHidden/>
          </w:rPr>
          <w:tab/>
        </w:r>
        <w:r>
          <w:rPr>
            <w:noProof/>
            <w:webHidden/>
          </w:rPr>
          <w:fldChar w:fldCharType="begin"/>
        </w:r>
        <w:r>
          <w:rPr>
            <w:noProof/>
            <w:webHidden/>
          </w:rPr>
          <w:instrText xml:space="preserve"> PAGEREF _Toc236912937 \h </w:instrText>
        </w:r>
        <w:r>
          <w:rPr>
            <w:noProof/>
            <w:webHidden/>
          </w:rPr>
        </w:r>
        <w:r>
          <w:rPr>
            <w:noProof/>
            <w:webHidden/>
          </w:rPr>
          <w:fldChar w:fldCharType="separate"/>
        </w:r>
        <w:r>
          <w:rPr>
            <w:noProof/>
            <w:webHidden/>
          </w:rPr>
          <w:t>19</w:t>
        </w:r>
        <w:r>
          <w:rPr>
            <w:noProof/>
            <w:webHidden/>
          </w:rPr>
          <w:fldChar w:fldCharType="end"/>
        </w:r>
      </w:hyperlink>
    </w:p>
    <w:p w14:paraId="71BBB1F8" w14:textId="7EFF131D"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8" w:history="1">
        <w:r w:rsidRPr="00C10C24">
          <w:rPr>
            <w:rStyle w:val="Hyperlink"/>
            <w:b/>
            <w:bCs/>
            <w:noProof/>
          </w:rPr>
          <w:t>Figure 22: Distribution of Stakeholder Survey Participants by Role</w:t>
        </w:r>
        <w:r>
          <w:rPr>
            <w:noProof/>
            <w:webHidden/>
          </w:rPr>
          <w:tab/>
        </w:r>
        <w:r>
          <w:rPr>
            <w:noProof/>
            <w:webHidden/>
          </w:rPr>
          <w:fldChar w:fldCharType="begin"/>
        </w:r>
        <w:r>
          <w:rPr>
            <w:noProof/>
            <w:webHidden/>
          </w:rPr>
          <w:instrText xml:space="preserve"> PAGEREF _Toc236912938 \h </w:instrText>
        </w:r>
        <w:r>
          <w:rPr>
            <w:noProof/>
            <w:webHidden/>
          </w:rPr>
        </w:r>
        <w:r>
          <w:rPr>
            <w:noProof/>
            <w:webHidden/>
          </w:rPr>
          <w:fldChar w:fldCharType="separate"/>
        </w:r>
        <w:r>
          <w:rPr>
            <w:noProof/>
            <w:webHidden/>
          </w:rPr>
          <w:t>20</w:t>
        </w:r>
        <w:r>
          <w:rPr>
            <w:noProof/>
            <w:webHidden/>
          </w:rPr>
          <w:fldChar w:fldCharType="end"/>
        </w:r>
      </w:hyperlink>
    </w:p>
    <w:p w14:paraId="48A75DAC" w14:textId="39235834"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39" w:history="1">
        <w:r w:rsidRPr="00C10C24">
          <w:rPr>
            <w:rStyle w:val="Hyperlink"/>
            <w:b/>
            <w:bCs/>
            <w:noProof/>
          </w:rPr>
          <w:t>Figure 23: Demographic Distribution of Patient Survey Participants (Age Group, Gender, and Nationality)</w:t>
        </w:r>
        <w:r>
          <w:rPr>
            <w:noProof/>
            <w:webHidden/>
          </w:rPr>
          <w:tab/>
        </w:r>
        <w:r>
          <w:rPr>
            <w:noProof/>
            <w:webHidden/>
          </w:rPr>
          <w:fldChar w:fldCharType="begin"/>
        </w:r>
        <w:r>
          <w:rPr>
            <w:noProof/>
            <w:webHidden/>
          </w:rPr>
          <w:instrText xml:space="preserve"> PAGEREF _Toc236912939 \h </w:instrText>
        </w:r>
        <w:r>
          <w:rPr>
            <w:noProof/>
            <w:webHidden/>
          </w:rPr>
        </w:r>
        <w:r>
          <w:rPr>
            <w:noProof/>
            <w:webHidden/>
          </w:rPr>
          <w:fldChar w:fldCharType="separate"/>
        </w:r>
        <w:r>
          <w:rPr>
            <w:noProof/>
            <w:webHidden/>
          </w:rPr>
          <w:t>21</w:t>
        </w:r>
        <w:r>
          <w:rPr>
            <w:noProof/>
            <w:webHidden/>
          </w:rPr>
          <w:fldChar w:fldCharType="end"/>
        </w:r>
      </w:hyperlink>
    </w:p>
    <w:p w14:paraId="57C15C96" w14:textId="1B62CA05"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40" w:history="1">
        <w:r w:rsidRPr="00C10C24">
          <w:rPr>
            <w:rStyle w:val="Hyperlink"/>
            <w:b/>
            <w:bCs/>
            <w:noProof/>
          </w:rPr>
          <w:t>Figure 24: Service usage vs. problem-flagging rate — patient survey (n=74).</w:t>
        </w:r>
        <w:r>
          <w:rPr>
            <w:noProof/>
            <w:webHidden/>
          </w:rPr>
          <w:tab/>
        </w:r>
        <w:r>
          <w:rPr>
            <w:noProof/>
            <w:webHidden/>
          </w:rPr>
          <w:fldChar w:fldCharType="begin"/>
        </w:r>
        <w:r>
          <w:rPr>
            <w:noProof/>
            <w:webHidden/>
          </w:rPr>
          <w:instrText xml:space="preserve"> PAGEREF _Toc236912940 \h </w:instrText>
        </w:r>
        <w:r>
          <w:rPr>
            <w:noProof/>
            <w:webHidden/>
          </w:rPr>
        </w:r>
        <w:r>
          <w:rPr>
            <w:noProof/>
            <w:webHidden/>
          </w:rPr>
          <w:fldChar w:fldCharType="separate"/>
        </w:r>
        <w:r>
          <w:rPr>
            <w:noProof/>
            <w:webHidden/>
          </w:rPr>
          <w:t>22</w:t>
        </w:r>
        <w:r>
          <w:rPr>
            <w:noProof/>
            <w:webHidden/>
          </w:rPr>
          <w:fldChar w:fldCharType="end"/>
        </w:r>
      </w:hyperlink>
    </w:p>
    <w:p w14:paraId="3009BCD0" w14:textId="13215709"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41" w:history="1">
        <w:r w:rsidRPr="00C10C24">
          <w:rPr>
            <w:rStyle w:val="Hyperlink"/>
            <w:b/>
            <w:bCs/>
            <w:noProof/>
          </w:rPr>
          <w:t>Figure 25: Platform ratings: ease of finding &amp; completing services (patients) vs. performance/speed (stakeholders).</w:t>
        </w:r>
        <w:r>
          <w:rPr>
            <w:noProof/>
            <w:webHidden/>
          </w:rPr>
          <w:tab/>
        </w:r>
        <w:r>
          <w:rPr>
            <w:noProof/>
            <w:webHidden/>
          </w:rPr>
          <w:fldChar w:fldCharType="begin"/>
        </w:r>
        <w:r>
          <w:rPr>
            <w:noProof/>
            <w:webHidden/>
          </w:rPr>
          <w:instrText xml:space="preserve"> PAGEREF _Toc236912941 \h </w:instrText>
        </w:r>
        <w:r>
          <w:rPr>
            <w:noProof/>
            <w:webHidden/>
          </w:rPr>
        </w:r>
        <w:r>
          <w:rPr>
            <w:noProof/>
            <w:webHidden/>
          </w:rPr>
          <w:fldChar w:fldCharType="separate"/>
        </w:r>
        <w:r>
          <w:rPr>
            <w:noProof/>
            <w:webHidden/>
          </w:rPr>
          <w:t>32</w:t>
        </w:r>
        <w:r>
          <w:rPr>
            <w:noProof/>
            <w:webHidden/>
          </w:rPr>
          <w:fldChar w:fldCharType="end"/>
        </w:r>
      </w:hyperlink>
    </w:p>
    <w:p w14:paraId="009D34A2" w14:textId="0FDBC2EB"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42" w:history="1">
        <w:r w:rsidRPr="00C10C24">
          <w:rPr>
            <w:rStyle w:val="Hyperlink"/>
            <w:b/>
            <w:bCs/>
            <w:noProof/>
          </w:rPr>
          <w:t>Figure 26: Error/outage frequency by platform — patient survey (n=74).</w:t>
        </w:r>
        <w:r>
          <w:rPr>
            <w:noProof/>
            <w:webHidden/>
          </w:rPr>
          <w:tab/>
        </w:r>
        <w:r>
          <w:rPr>
            <w:noProof/>
            <w:webHidden/>
          </w:rPr>
          <w:fldChar w:fldCharType="begin"/>
        </w:r>
        <w:r>
          <w:rPr>
            <w:noProof/>
            <w:webHidden/>
          </w:rPr>
          <w:instrText xml:space="preserve"> PAGEREF _Toc236912942 \h </w:instrText>
        </w:r>
        <w:r>
          <w:rPr>
            <w:noProof/>
            <w:webHidden/>
          </w:rPr>
        </w:r>
        <w:r>
          <w:rPr>
            <w:noProof/>
            <w:webHidden/>
          </w:rPr>
          <w:fldChar w:fldCharType="separate"/>
        </w:r>
        <w:r>
          <w:rPr>
            <w:noProof/>
            <w:webHidden/>
          </w:rPr>
          <w:t>33</w:t>
        </w:r>
        <w:r>
          <w:rPr>
            <w:noProof/>
            <w:webHidden/>
          </w:rPr>
          <w:fldChar w:fldCharType="end"/>
        </w:r>
      </w:hyperlink>
    </w:p>
    <w:p w14:paraId="29F8DFC1" w14:textId="06422B17"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43" w:history="1">
        <w:r w:rsidRPr="00C10C24">
          <w:rPr>
            <w:rStyle w:val="Hyperlink"/>
            <w:b/>
            <w:bCs/>
            <w:noProof/>
          </w:rPr>
          <w:t>Figure 27: Requested accessibility features — patients vs. stakeholders.</w:t>
        </w:r>
        <w:r>
          <w:rPr>
            <w:noProof/>
            <w:webHidden/>
          </w:rPr>
          <w:tab/>
        </w:r>
        <w:r>
          <w:rPr>
            <w:noProof/>
            <w:webHidden/>
          </w:rPr>
          <w:fldChar w:fldCharType="begin"/>
        </w:r>
        <w:r>
          <w:rPr>
            <w:noProof/>
            <w:webHidden/>
          </w:rPr>
          <w:instrText xml:space="preserve"> PAGEREF _Toc236912943 \h </w:instrText>
        </w:r>
        <w:r>
          <w:rPr>
            <w:noProof/>
            <w:webHidden/>
          </w:rPr>
        </w:r>
        <w:r>
          <w:rPr>
            <w:noProof/>
            <w:webHidden/>
          </w:rPr>
          <w:fldChar w:fldCharType="separate"/>
        </w:r>
        <w:r>
          <w:rPr>
            <w:noProof/>
            <w:webHidden/>
          </w:rPr>
          <w:t>34</w:t>
        </w:r>
        <w:r>
          <w:rPr>
            <w:noProof/>
            <w:webHidden/>
          </w:rPr>
          <w:fldChar w:fldCharType="end"/>
        </w:r>
      </w:hyperlink>
    </w:p>
    <w:p w14:paraId="4BACABBB" w14:textId="2D8E78D0" w:rsidR="00B2210F" w:rsidRDefault="00B2210F">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6912944" w:history="1">
        <w:r w:rsidRPr="00C10C24">
          <w:rPr>
            <w:rStyle w:val="Hyperlink"/>
            <w:b/>
            <w:bCs/>
            <w:noProof/>
          </w:rPr>
          <w:t>Figure 28: Preferred display layout for PHC services — patient survey (n=74).</w:t>
        </w:r>
        <w:r>
          <w:rPr>
            <w:noProof/>
            <w:webHidden/>
          </w:rPr>
          <w:tab/>
        </w:r>
        <w:r>
          <w:rPr>
            <w:noProof/>
            <w:webHidden/>
          </w:rPr>
          <w:fldChar w:fldCharType="begin"/>
        </w:r>
        <w:r>
          <w:rPr>
            <w:noProof/>
            <w:webHidden/>
          </w:rPr>
          <w:instrText xml:space="preserve"> PAGEREF _Toc236912944 \h </w:instrText>
        </w:r>
        <w:r>
          <w:rPr>
            <w:noProof/>
            <w:webHidden/>
          </w:rPr>
        </w:r>
        <w:r>
          <w:rPr>
            <w:noProof/>
            <w:webHidden/>
          </w:rPr>
          <w:fldChar w:fldCharType="separate"/>
        </w:r>
        <w:r>
          <w:rPr>
            <w:noProof/>
            <w:webHidden/>
          </w:rPr>
          <w:t>34</w:t>
        </w:r>
        <w:r>
          <w:rPr>
            <w:noProof/>
            <w:webHidden/>
          </w:rPr>
          <w:fldChar w:fldCharType="end"/>
        </w:r>
      </w:hyperlink>
    </w:p>
    <w:p w14:paraId="1E0BF941" w14:textId="3A450840" w:rsidR="00A844F0" w:rsidRDefault="003F1246" w:rsidP="00B87F87">
      <w:pPr>
        <w:jc w:val="both"/>
      </w:pPr>
      <w:r w:rsidRPr="00302C5F">
        <w:rPr>
          <w:sz w:val="22"/>
          <w:szCs w:val="22"/>
        </w:rPr>
        <w:fldChar w:fldCharType="end"/>
      </w:r>
    </w:p>
    <w:p w14:paraId="7E861783" w14:textId="77777777" w:rsidR="00A844F0" w:rsidRDefault="00A844F0" w:rsidP="00B87F87">
      <w:pPr>
        <w:jc w:val="both"/>
      </w:pPr>
    </w:p>
    <w:p w14:paraId="4CFDEBC4" w14:textId="77777777" w:rsidR="00A844F0" w:rsidRDefault="00A844F0" w:rsidP="00B87F87">
      <w:pPr>
        <w:jc w:val="both"/>
      </w:pPr>
    </w:p>
    <w:p w14:paraId="7DC023C4" w14:textId="77777777" w:rsidR="00A844F0" w:rsidRDefault="00A844F0" w:rsidP="00B87F87">
      <w:pPr>
        <w:jc w:val="both"/>
      </w:pPr>
    </w:p>
    <w:p w14:paraId="76E89E8B" w14:textId="77777777" w:rsidR="00A844F0" w:rsidRDefault="00A844F0" w:rsidP="00B87F87">
      <w:pPr>
        <w:jc w:val="both"/>
      </w:pPr>
    </w:p>
    <w:p w14:paraId="73934078" w14:textId="77777777" w:rsidR="00A844F0" w:rsidRDefault="00A844F0" w:rsidP="00B87F87">
      <w:pPr>
        <w:jc w:val="both"/>
      </w:pPr>
    </w:p>
    <w:p w14:paraId="41BD07C1" w14:textId="77777777" w:rsidR="00A844F0" w:rsidRDefault="00A844F0" w:rsidP="00B87F87">
      <w:pPr>
        <w:jc w:val="both"/>
      </w:pPr>
    </w:p>
    <w:p w14:paraId="0F2C0998" w14:textId="77777777" w:rsidR="00A844F0" w:rsidRDefault="00A844F0" w:rsidP="00B87F87">
      <w:pPr>
        <w:jc w:val="both"/>
      </w:pPr>
    </w:p>
    <w:p w14:paraId="603C0BDE" w14:textId="77777777" w:rsidR="00A844F0" w:rsidRDefault="00A844F0" w:rsidP="00B87F87">
      <w:pPr>
        <w:jc w:val="both"/>
      </w:pPr>
    </w:p>
    <w:p w14:paraId="6C7E0BBC" w14:textId="77777777" w:rsidR="00A844F0" w:rsidRDefault="00A844F0" w:rsidP="00B87F87">
      <w:pPr>
        <w:jc w:val="both"/>
      </w:pPr>
    </w:p>
    <w:p w14:paraId="043D4715" w14:textId="77777777" w:rsidR="00A844F0" w:rsidRDefault="00A844F0" w:rsidP="00B87F87">
      <w:pPr>
        <w:jc w:val="both"/>
      </w:pPr>
    </w:p>
    <w:p w14:paraId="5609008A" w14:textId="77777777" w:rsidR="00A844F0" w:rsidRDefault="00A844F0" w:rsidP="00B87F87">
      <w:pPr>
        <w:jc w:val="both"/>
      </w:pPr>
    </w:p>
    <w:p w14:paraId="21FF92B1" w14:textId="77777777" w:rsidR="00A844F0" w:rsidRDefault="00A844F0" w:rsidP="00B87F87">
      <w:pPr>
        <w:jc w:val="both"/>
      </w:pPr>
    </w:p>
    <w:p w14:paraId="1CD1F2BF" w14:textId="77777777" w:rsidR="00A844F0" w:rsidRDefault="00A844F0" w:rsidP="00B87F87">
      <w:pPr>
        <w:jc w:val="both"/>
      </w:pPr>
    </w:p>
    <w:p w14:paraId="4D33758C" w14:textId="77777777" w:rsidR="00A844F0" w:rsidRDefault="00A844F0" w:rsidP="00B87F87">
      <w:pPr>
        <w:jc w:val="both"/>
      </w:pPr>
    </w:p>
    <w:p w14:paraId="622D2023" w14:textId="77777777" w:rsidR="00A844F0" w:rsidRDefault="00A844F0" w:rsidP="00B87F87">
      <w:pPr>
        <w:jc w:val="both"/>
      </w:pPr>
    </w:p>
    <w:p w14:paraId="687238D0" w14:textId="77777777" w:rsidR="00A844F0" w:rsidRDefault="00A844F0" w:rsidP="00B87F87">
      <w:pPr>
        <w:jc w:val="both"/>
      </w:pPr>
    </w:p>
    <w:p w14:paraId="23D1DC92" w14:textId="77777777" w:rsidR="00A844F0" w:rsidRDefault="00A844F0" w:rsidP="00B87F87">
      <w:pPr>
        <w:jc w:val="both"/>
      </w:pPr>
    </w:p>
    <w:p w14:paraId="4CDCD97D" w14:textId="77777777" w:rsidR="00A844F0" w:rsidRDefault="00A844F0" w:rsidP="00B87F87">
      <w:pPr>
        <w:jc w:val="both"/>
      </w:pPr>
    </w:p>
    <w:p w14:paraId="70911EB5" w14:textId="77777777" w:rsidR="00A844F0" w:rsidRDefault="00A844F0" w:rsidP="00B87F87">
      <w:pPr>
        <w:jc w:val="both"/>
      </w:pPr>
    </w:p>
    <w:p w14:paraId="51255FD3" w14:textId="77777777" w:rsidR="00A844F0" w:rsidRDefault="00A844F0" w:rsidP="00B87F87">
      <w:pPr>
        <w:jc w:val="both"/>
      </w:pPr>
    </w:p>
    <w:p w14:paraId="46775592" w14:textId="77777777" w:rsidR="00A844F0" w:rsidRDefault="00A844F0" w:rsidP="00B87F87">
      <w:pPr>
        <w:jc w:val="both"/>
      </w:pPr>
    </w:p>
    <w:p w14:paraId="1A8F36D5" w14:textId="77777777" w:rsidR="00405C08" w:rsidRDefault="00405C08" w:rsidP="00B87F87">
      <w:pPr>
        <w:jc w:val="both"/>
      </w:pPr>
    </w:p>
    <w:p w14:paraId="4C91B333" w14:textId="77777777" w:rsidR="0017426F" w:rsidRDefault="0017426F" w:rsidP="00B87F87">
      <w:pPr>
        <w:jc w:val="both"/>
      </w:pPr>
    </w:p>
    <w:p w14:paraId="33B01445" w14:textId="520A9547" w:rsidR="00AF3C2C" w:rsidRPr="00F972F5" w:rsidRDefault="00AF3C2C" w:rsidP="00B87F87">
      <w:pPr>
        <w:jc w:val="both"/>
      </w:pPr>
    </w:p>
    <w:p w14:paraId="4793D414" w14:textId="170EEC65" w:rsidR="00776AE4" w:rsidRPr="00D62A69" w:rsidRDefault="00F972F5" w:rsidP="00B87F87">
      <w:pPr>
        <w:pStyle w:val="Heading1"/>
        <w:numPr>
          <w:ilvl w:val="0"/>
          <w:numId w:val="31"/>
        </w:numPr>
        <w:jc w:val="center"/>
        <w:rPr>
          <w:b/>
          <w:bCs/>
          <w:color w:val="auto"/>
        </w:rPr>
      </w:pPr>
      <w:bookmarkStart w:id="2" w:name="_Toc236913065"/>
      <w:r w:rsidRPr="00D62A69">
        <w:rPr>
          <w:b/>
          <w:bCs/>
          <w:color w:val="auto"/>
        </w:rPr>
        <w:t>Document Control</w:t>
      </w:r>
      <w:bookmarkEnd w:id="2"/>
    </w:p>
    <w:p w14:paraId="473E25D5" w14:textId="77777777" w:rsidR="00697E98" w:rsidRDefault="00697E98" w:rsidP="00B87F87">
      <w:pPr>
        <w:jc w:val="both"/>
      </w:pPr>
    </w:p>
    <w:p w14:paraId="4A5FFC61" w14:textId="77777777" w:rsidR="007723DB" w:rsidRDefault="007723DB" w:rsidP="00B87F87">
      <w:pPr>
        <w:jc w:val="both"/>
      </w:pPr>
    </w:p>
    <w:p w14:paraId="3ADBE969" w14:textId="77777777" w:rsidR="007723DB" w:rsidRDefault="007723DB" w:rsidP="00B87F87">
      <w:pPr>
        <w:jc w:val="both"/>
      </w:pPr>
    </w:p>
    <w:p w14:paraId="4937894D" w14:textId="77777777" w:rsidR="007723DB" w:rsidRPr="00697E98" w:rsidRDefault="007723DB" w:rsidP="00B87F87">
      <w:pPr>
        <w:jc w:val="both"/>
      </w:pPr>
    </w:p>
    <w:p w14:paraId="4DC93D05" w14:textId="4CDFF8E6" w:rsidR="00961D6E" w:rsidRPr="00302C5F" w:rsidRDefault="00B94519" w:rsidP="00B87F87">
      <w:pPr>
        <w:pStyle w:val="Heading2"/>
        <w:numPr>
          <w:ilvl w:val="1"/>
          <w:numId w:val="32"/>
        </w:numPr>
        <w:jc w:val="both"/>
        <w:rPr>
          <w:b/>
          <w:bCs/>
          <w:color w:val="auto"/>
          <w:sz w:val="28"/>
          <w:szCs w:val="28"/>
        </w:rPr>
      </w:pPr>
      <w:bookmarkStart w:id="3" w:name="_Toc236913066"/>
      <w:r w:rsidRPr="00302C5F">
        <w:rPr>
          <w:b/>
          <w:bCs/>
          <w:color w:val="auto"/>
          <w:sz w:val="28"/>
          <w:szCs w:val="28"/>
        </w:rPr>
        <w:t>Version History</w:t>
      </w:r>
      <w:bookmarkEnd w:id="3"/>
    </w:p>
    <w:tbl>
      <w:tblPr>
        <w:tblpPr w:leftFromText="180" w:rightFromText="180" w:vertAnchor="text" w:horzAnchor="margin" w:tblpX="-275" w:tblpY="212"/>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1931"/>
        <w:gridCol w:w="2883"/>
        <w:gridCol w:w="3526"/>
      </w:tblGrid>
      <w:tr w:rsidR="003C2A31" w14:paraId="4DC93D0A" w14:textId="77777777" w:rsidTr="005635EE">
        <w:trPr>
          <w:tblHeader/>
        </w:trPr>
        <w:tc>
          <w:tcPr>
            <w:tcW w:w="1830" w:type="dxa"/>
            <w:shd w:val="clear" w:color="auto" w:fill="153D63" w:themeFill="text2" w:themeFillTint="E6"/>
            <w:vAlign w:val="center"/>
          </w:tcPr>
          <w:p w14:paraId="4DC93D06" w14:textId="77777777" w:rsidR="003C2A31" w:rsidRPr="00302C5F" w:rsidRDefault="003C2A31" w:rsidP="00B87F87">
            <w:pPr>
              <w:jc w:val="both"/>
              <w:rPr>
                <w:color w:val="FFFFFF" w:themeColor="background1"/>
              </w:rPr>
            </w:pPr>
            <w:r w:rsidRPr="00302C5F">
              <w:rPr>
                <w:b/>
                <w:bCs/>
                <w:color w:val="FFFFFF" w:themeColor="background1"/>
              </w:rPr>
              <w:t>Version</w:t>
            </w:r>
          </w:p>
        </w:tc>
        <w:tc>
          <w:tcPr>
            <w:tcW w:w="1931" w:type="dxa"/>
            <w:shd w:val="clear" w:color="auto" w:fill="153D63" w:themeFill="text2" w:themeFillTint="E6"/>
            <w:vAlign w:val="center"/>
          </w:tcPr>
          <w:p w14:paraId="4DC93D07" w14:textId="77777777" w:rsidR="003C2A31" w:rsidRPr="00302C5F" w:rsidRDefault="003C2A31" w:rsidP="00B87F87">
            <w:pPr>
              <w:jc w:val="both"/>
              <w:rPr>
                <w:color w:val="FFFFFF" w:themeColor="background1"/>
              </w:rPr>
            </w:pPr>
            <w:r w:rsidRPr="00302C5F">
              <w:rPr>
                <w:b/>
                <w:bCs/>
                <w:color w:val="FFFFFF" w:themeColor="background1"/>
              </w:rPr>
              <w:t>Date</w:t>
            </w:r>
          </w:p>
        </w:tc>
        <w:tc>
          <w:tcPr>
            <w:tcW w:w="2883" w:type="dxa"/>
            <w:shd w:val="clear" w:color="auto" w:fill="153D63" w:themeFill="text2" w:themeFillTint="E6"/>
            <w:vAlign w:val="center"/>
          </w:tcPr>
          <w:p w14:paraId="4DC93D08" w14:textId="77777777" w:rsidR="003C2A31" w:rsidRPr="00302C5F" w:rsidRDefault="003C2A31" w:rsidP="00B87F87">
            <w:pPr>
              <w:jc w:val="both"/>
              <w:rPr>
                <w:color w:val="FFFFFF" w:themeColor="background1"/>
              </w:rPr>
            </w:pPr>
            <w:r w:rsidRPr="00302C5F">
              <w:rPr>
                <w:b/>
                <w:bCs/>
                <w:color w:val="FFFFFF" w:themeColor="background1"/>
              </w:rPr>
              <w:t>Author</w:t>
            </w:r>
          </w:p>
        </w:tc>
        <w:tc>
          <w:tcPr>
            <w:tcW w:w="3526" w:type="dxa"/>
            <w:shd w:val="clear" w:color="auto" w:fill="153D63" w:themeFill="text2" w:themeFillTint="E6"/>
            <w:vAlign w:val="center"/>
          </w:tcPr>
          <w:p w14:paraId="4DC93D09" w14:textId="77777777" w:rsidR="003C2A31" w:rsidRPr="00302C5F" w:rsidRDefault="003C2A31" w:rsidP="00B87F87">
            <w:pPr>
              <w:jc w:val="both"/>
              <w:rPr>
                <w:color w:val="FFFFFF" w:themeColor="background1"/>
              </w:rPr>
            </w:pPr>
            <w:r w:rsidRPr="00302C5F">
              <w:rPr>
                <w:b/>
                <w:bCs/>
                <w:color w:val="FFFFFF" w:themeColor="background1"/>
              </w:rPr>
              <w:t>Change Description</w:t>
            </w:r>
          </w:p>
        </w:tc>
      </w:tr>
      <w:tr w:rsidR="003C2A31" w14:paraId="4DC93D0F" w14:textId="77777777" w:rsidTr="003C2A31">
        <w:tc>
          <w:tcPr>
            <w:tcW w:w="1830" w:type="dxa"/>
            <w:vAlign w:val="center"/>
          </w:tcPr>
          <w:p w14:paraId="4DC93D0B" w14:textId="77777777" w:rsidR="003C2A31" w:rsidRPr="00302C5F" w:rsidRDefault="003C2A31" w:rsidP="00B87F87">
            <w:pPr>
              <w:jc w:val="both"/>
            </w:pPr>
            <w:r w:rsidRPr="00302C5F">
              <w:t>0.1</w:t>
            </w:r>
          </w:p>
        </w:tc>
        <w:tc>
          <w:tcPr>
            <w:tcW w:w="1931" w:type="dxa"/>
            <w:vAlign w:val="center"/>
          </w:tcPr>
          <w:p w14:paraId="4DC93D0C" w14:textId="10CAABB1" w:rsidR="003C2A31" w:rsidRPr="00302C5F" w:rsidRDefault="003C2A31" w:rsidP="00B87F87">
            <w:pPr>
              <w:jc w:val="both"/>
            </w:pPr>
            <w:r w:rsidRPr="00302C5F">
              <w:t>25 July 2026</w:t>
            </w:r>
          </w:p>
        </w:tc>
        <w:tc>
          <w:tcPr>
            <w:tcW w:w="2883" w:type="dxa"/>
            <w:vAlign w:val="center"/>
          </w:tcPr>
          <w:p w14:paraId="4DC93D0D" w14:textId="77777777" w:rsidR="003C2A31" w:rsidRPr="00302C5F" w:rsidRDefault="003C2A31" w:rsidP="00B87F87">
            <w:pPr>
              <w:jc w:val="both"/>
            </w:pPr>
            <w:r w:rsidRPr="00302C5F">
              <w:t>IT Trainee Team</w:t>
            </w:r>
          </w:p>
        </w:tc>
        <w:tc>
          <w:tcPr>
            <w:tcW w:w="3526" w:type="dxa"/>
            <w:vAlign w:val="center"/>
          </w:tcPr>
          <w:p w14:paraId="4DC93D0E" w14:textId="6A204FDB" w:rsidR="003C2A31" w:rsidRPr="00302C5F" w:rsidRDefault="003C2A31" w:rsidP="00B87F87">
            <w:pPr>
              <w:jc w:val="both"/>
            </w:pPr>
            <w:r w:rsidRPr="00302C5F">
              <w:t>Document Template, basic information</w:t>
            </w:r>
          </w:p>
        </w:tc>
      </w:tr>
      <w:tr w:rsidR="003C2A31" w14:paraId="0F537F75" w14:textId="77777777" w:rsidTr="003C2A31">
        <w:tc>
          <w:tcPr>
            <w:tcW w:w="1830" w:type="dxa"/>
            <w:vAlign w:val="center"/>
          </w:tcPr>
          <w:p w14:paraId="6072079C" w14:textId="46F87D3D" w:rsidR="003C2A31" w:rsidRPr="00302C5F" w:rsidRDefault="003C2A31" w:rsidP="00B87F87">
            <w:pPr>
              <w:jc w:val="both"/>
            </w:pPr>
            <w:r w:rsidRPr="00302C5F">
              <w:t>0.2</w:t>
            </w:r>
          </w:p>
        </w:tc>
        <w:tc>
          <w:tcPr>
            <w:tcW w:w="1931" w:type="dxa"/>
            <w:vAlign w:val="center"/>
          </w:tcPr>
          <w:p w14:paraId="119ACB82" w14:textId="2DA76E55" w:rsidR="003C2A31" w:rsidRPr="00302C5F" w:rsidRDefault="003C2A31" w:rsidP="00B87F87">
            <w:pPr>
              <w:jc w:val="both"/>
            </w:pPr>
            <w:r w:rsidRPr="00302C5F">
              <w:t xml:space="preserve">26 July 2026 </w:t>
            </w:r>
          </w:p>
        </w:tc>
        <w:tc>
          <w:tcPr>
            <w:tcW w:w="2883" w:type="dxa"/>
            <w:vAlign w:val="center"/>
          </w:tcPr>
          <w:p w14:paraId="7A7DF9EA" w14:textId="70518DA0" w:rsidR="003C2A31" w:rsidRPr="00302C5F" w:rsidRDefault="003C2A31" w:rsidP="00B87F87">
            <w:pPr>
              <w:jc w:val="both"/>
            </w:pPr>
            <w:r w:rsidRPr="00302C5F">
              <w:t>IT Trainee Team</w:t>
            </w:r>
          </w:p>
        </w:tc>
        <w:tc>
          <w:tcPr>
            <w:tcW w:w="3526" w:type="dxa"/>
            <w:vAlign w:val="center"/>
          </w:tcPr>
          <w:p w14:paraId="4DE96EFB" w14:textId="033A13A2" w:rsidR="003C2A31" w:rsidRPr="00302C5F" w:rsidRDefault="003C2A31" w:rsidP="00B87F87">
            <w:pPr>
              <w:jc w:val="both"/>
            </w:pPr>
            <w:r w:rsidRPr="00302C5F">
              <w:t>Platforms Review, resolute of the review</w:t>
            </w:r>
          </w:p>
        </w:tc>
      </w:tr>
      <w:tr w:rsidR="003C2A31" w14:paraId="10A59DCF" w14:textId="77777777" w:rsidTr="003C2A31">
        <w:tc>
          <w:tcPr>
            <w:tcW w:w="1830" w:type="dxa"/>
            <w:vAlign w:val="center"/>
          </w:tcPr>
          <w:p w14:paraId="6D709D1F" w14:textId="0104A5CA" w:rsidR="003C2A31" w:rsidRPr="00302C5F" w:rsidRDefault="003C2A31" w:rsidP="00B87F87">
            <w:pPr>
              <w:jc w:val="both"/>
            </w:pPr>
            <w:r w:rsidRPr="00302C5F">
              <w:t>0.3</w:t>
            </w:r>
          </w:p>
        </w:tc>
        <w:tc>
          <w:tcPr>
            <w:tcW w:w="1931" w:type="dxa"/>
            <w:vAlign w:val="center"/>
          </w:tcPr>
          <w:p w14:paraId="1448961E" w14:textId="59B23956" w:rsidR="003C2A31" w:rsidRPr="00302C5F" w:rsidRDefault="003C2A31" w:rsidP="00B87F87">
            <w:pPr>
              <w:jc w:val="both"/>
            </w:pPr>
            <w:r w:rsidRPr="00302C5F">
              <w:t xml:space="preserve">30 July 2026 </w:t>
            </w:r>
          </w:p>
        </w:tc>
        <w:tc>
          <w:tcPr>
            <w:tcW w:w="2883" w:type="dxa"/>
            <w:vAlign w:val="center"/>
          </w:tcPr>
          <w:p w14:paraId="3FB3A715" w14:textId="35A7B16F" w:rsidR="003C2A31" w:rsidRPr="00302C5F" w:rsidRDefault="003C2A31" w:rsidP="00B87F87">
            <w:pPr>
              <w:jc w:val="both"/>
            </w:pPr>
            <w:r w:rsidRPr="00302C5F">
              <w:t>IT Trainee Team</w:t>
            </w:r>
          </w:p>
        </w:tc>
        <w:tc>
          <w:tcPr>
            <w:tcW w:w="3526" w:type="dxa"/>
            <w:vAlign w:val="center"/>
          </w:tcPr>
          <w:p w14:paraId="6A1DB495" w14:textId="0DFA2759" w:rsidR="003C2A31" w:rsidRPr="00302C5F" w:rsidRDefault="003C2A31" w:rsidP="00B87F87">
            <w:pPr>
              <w:jc w:val="both"/>
            </w:pPr>
            <w:r w:rsidRPr="00302C5F">
              <w:t xml:space="preserve">Stakeholders Questions </w:t>
            </w:r>
          </w:p>
        </w:tc>
      </w:tr>
      <w:tr w:rsidR="003C2A31" w14:paraId="5AFC6F93" w14:textId="77777777" w:rsidTr="003C2A31">
        <w:tc>
          <w:tcPr>
            <w:tcW w:w="1830" w:type="dxa"/>
            <w:vAlign w:val="center"/>
          </w:tcPr>
          <w:p w14:paraId="205162FF" w14:textId="08250D0E" w:rsidR="003C2A31" w:rsidRPr="00302C5F" w:rsidRDefault="003C2A31" w:rsidP="00B87F87">
            <w:pPr>
              <w:jc w:val="both"/>
            </w:pPr>
            <w:r w:rsidRPr="00302C5F">
              <w:t>0.4</w:t>
            </w:r>
          </w:p>
        </w:tc>
        <w:tc>
          <w:tcPr>
            <w:tcW w:w="1931" w:type="dxa"/>
            <w:vAlign w:val="center"/>
          </w:tcPr>
          <w:p w14:paraId="6D4F92B9" w14:textId="618C39AD" w:rsidR="003C2A31" w:rsidRPr="00302C5F" w:rsidRDefault="003C2A31" w:rsidP="00B87F87">
            <w:pPr>
              <w:jc w:val="both"/>
            </w:pPr>
            <w:r w:rsidRPr="00302C5F">
              <w:t xml:space="preserve">1 August 2026 </w:t>
            </w:r>
          </w:p>
        </w:tc>
        <w:tc>
          <w:tcPr>
            <w:tcW w:w="2883" w:type="dxa"/>
            <w:vAlign w:val="center"/>
          </w:tcPr>
          <w:p w14:paraId="20BCA4FE" w14:textId="1EC94CFD" w:rsidR="003C2A31" w:rsidRPr="00302C5F" w:rsidRDefault="003C2A31" w:rsidP="00B87F87">
            <w:pPr>
              <w:jc w:val="both"/>
            </w:pPr>
            <w:r w:rsidRPr="00302C5F">
              <w:t>IT Trainee Team</w:t>
            </w:r>
          </w:p>
        </w:tc>
        <w:tc>
          <w:tcPr>
            <w:tcW w:w="3526" w:type="dxa"/>
            <w:vAlign w:val="center"/>
          </w:tcPr>
          <w:p w14:paraId="00125967" w14:textId="50289B26" w:rsidR="003C2A31" w:rsidRPr="00302C5F" w:rsidRDefault="003C2A31" w:rsidP="00B87F87">
            <w:pPr>
              <w:jc w:val="both"/>
            </w:pPr>
            <w:r w:rsidRPr="00302C5F">
              <w:t>End Users Questions</w:t>
            </w:r>
          </w:p>
        </w:tc>
      </w:tr>
      <w:tr w:rsidR="003C2A31" w14:paraId="288716AE" w14:textId="77777777" w:rsidTr="003C2A31">
        <w:tc>
          <w:tcPr>
            <w:tcW w:w="1830" w:type="dxa"/>
            <w:vAlign w:val="center"/>
          </w:tcPr>
          <w:p w14:paraId="79431531" w14:textId="3FA3530F" w:rsidR="003C2A31" w:rsidRPr="00302C5F" w:rsidRDefault="003C2A31" w:rsidP="00B87F87">
            <w:pPr>
              <w:jc w:val="both"/>
            </w:pPr>
            <w:r w:rsidRPr="00302C5F">
              <w:t>0.5</w:t>
            </w:r>
          </w:p>
        </w:tc>
        <w:tc>
          <w:tcPr>
            <w:tcW w:w="1931" w:type="dxa"/>
            <w:vAlign w:val="center"/>
          </w:tcPr>
          <w:p w14:paraId="1D90FD80" w14:textId="6BA135C5" w:rsidR="003C2A31" w:rsidRPr="00302C5F" w:rsidRDefault="003C2A31" w:rsidP="00B87F87">
            <w:pPr>
              <w:jc w:val="both"/>
            </w:pPr>
            <w:r w:rsidRPr="00302C5F">
              <w:t xml:space="preserve">2 August 2026 </w:t>
            </w:r>
          </w:p>
        </w:tc>
        <w:tc>
          <w:tcPr>
            <w:tcW w:w="2883" w:type="dxa"/>
            <w:vAlign w:val="center"/>
          </w:tcPr>
          <w:p w14:paraId="5E59E559" w14:textId="2298C3B3" w:rsidR="003C2A31" w:rsidRPr="00302C5F" w:rsidRDefault="003C2A31" w:rsidP="00B87F87">
            <w:pPr>
              <w:jc w:val="both"/>
            </w:pPr>
            <w:r w:rsidRPr="00302C5F">
              <w:t>IT Trainee Team</w:t>
            </w:r>
          </w:p>
        </w:tc>
        <w:tc>
          <w:tcPr>
            <w:tcW w:w="3526" w:type="dxa"/>
            <w:vAlign w:val="center"/>
          </w:tcPr>
          <w:p w14:paraId="39C07CF8" w14:textId="59986AB0" w:rsidR="003C2A31" w:rsidRPr="00302C5F" w:rsidRDefault="003C2A31" w:rsidP="00B87F87">
            <w:pPr>
              <w:jc w:val="both"/>
            </w:pPr>
            <w:r w:rsidRPr="00302C5F">
              <w:t>Stakeholders Questionary resolute</w:t>
            </w:r>
          </w:p>
        </w:tc>
      </w:tr>
      <w:tr w:rsidR="003C2A31" w14:paraId="35B4BC46" w14:textId="77777777" w:rsidTr="003C2A31">
        <w:tc>
          <w:tcPr>
            <w:tcW w:w="1830" w:type="dxa"/>
            <w:vAlign w:val="center"/>
          </w:tcPr>
          <w:p w14:paraId="036C00C6" w14:textId="40AA5B72" w:rsidR="003C2A31" w:rsidRPr="00302C5F" w:rsidRDefault="003C2A31" w:rsidP="00B87F87">
            <w:pPr>
              <w:jc w:val="both"/>
            </w:pPr>
            <w:r w:rsidRPr="00302C5F">
              <w:t>0.6</w:t>
            </w:r>
          </w:p>
        </w:tc>
        <w:tc>
          <w:tcPr>
            <w:tcW w:w="1931" w:type="dxa"/>
            <w:vAlign w:val="center"/>
          </w:tcPr>
          <w:p w14:paraId="616661A7" w14:textId="528AF493" w:rsidR="003C2A31" w:rsidRPr="00302C5F" w:rsidRDefault="003C2A31" w:rsidP="00B87F87">
            <w:pPr>
              <w:jc w:val="both"/>
            </w:pPr>
            <w:r w:rsidRPr="00302C5F">
              <w:t xml:space="preserve">4 August 2026 </w:t>
            </w:r>
          </w:p>
        </w:tc>
        <w:tc>
          <w:tcPr>
            <w:tcW w:w="2883" w:type="dxa"/>
            <w:vAlign w:val="center"/>
          </w:tcPr>
          <w:p w14:paraId="2FBD3212" w14:textId="6A49DE19" w:rsidR="003C2A31" w:rsidRPr="00302C5F" w:rsidRDefault="003C2A31" w:rsidP="00B87F87">
            <w:pPr>
              <w:jc w:val="both"/>
            </w:pPr>
            <w:r w:rsidRPr="00302C5F">
              <w:t>IT Trainee Team</w:t>
            </w:r>
          </w:p>
        </w:tc>
        <w:tc>
          <w:tcPr>
            <w:tcW w:w="3526" w:type="dxa"/>
            <w:vAlign w:val="center"/>
          </w:tcPr>
          <w:p w14:paraId="0836B46F" w14:textId="463D5234" w:rsidR="003C2A31" w:rsidRPr="00302C5F" w:rsidRDefault="003C2A31" w:rsidP="00B87F87">
            <w:pPr>
              <w:jc w:val="both"/>
            </w:pPr>
            <w:r w:rsidRPr="00302C5F">
              <w:t>End Users Questionary resolute</w:t>
            </w:r>
          </w:p>
        </w:tc>
      </w:tr>
      <w:tr w:rsidR="0078427A" w14:paraId="0445FA05" w14:textId="77777777" w:rsidTr="004E3644">
        <w:tc>
          <w:tcPr>
            <w:tcW w:w="1830" w:type="dxa"/>
          </w:tcPr>
          <w:p w14:paraId="08A8F9C7" w14:textId="2B04BC2C" w:rsidR="0078427A" w:rsidRPr="00302C5F" w:rsidRDefault="0078427A" w:rsidP="00B87F87">
            <w:pPr>
              <w:jc w:val="both"/>
            </w:pPr>
            <w:r w:rsidRPr="00302C5F">
              <w:t>0.7</w:t>
            </w:r>
          </w:p>
        </w:tc>
        <w:tc>
          <w:tcPr>
            <w:tcW w:w="1931" w:type="dxa"/>
          </w:tcPr>
          <w:p w14:paraId="5582F5C0" w14:textId="6FB3BC3F" w:rsidR="0078427A" w:rsidRPr="00302C5F" w:rsidRDefault="0078427A" w:rsidP="00B87F87">
            <w:pPr>
              <w:jc w:val="both"/>
            </w:pPr>
            <w:r w:rsidRPr="00302C5F">
              <w:t>6 August 2026</w:t>
            </w:r>
          </w:p>
        </w:tc>
        <w:tc>
          <w:tcPr>
            <w:tcW w:w="2883" w:type="dxa"/>
          </w:tcPr>
          <w:p w14:paraId="1C1A9D68" w14:textId="5D49BC0A" w:rsidR="0078427A" w:rsidRPr="00302C5F" w:rsidRDefault="0078427A" w:rsidP="00B87F87">
            <w:pPr>
              <w:jc w:val="both"/>
            </w:pPr>
            <w:r w:rsidRPr="00302C5F">
              <w:t>IT Trainee Team</w:t>
            </w:r>
          </w:p>
        </w:tc>
        <w:tc>
          <w:tcPr>
            <w:tcW w:w="3526" w:type="dxa"/>
          </w:tcPr>
          <w:p w14:paraId="44156810" w14:textId="70BFAEE9" w:rsidR="0078427A" w:rsidRPr="00302C5F" w:rsidRDefault="0078427A" w:rsidP="00B87F87">
            <w:pPr>
              <w:jc w:val="both"/>
            </w:pPr>
            <w:r w:rsidRPr="00302C5F">
              <w:t>Demographic Analysis and References Added</w:t>
            </w:r>
          </w:p>
        </w:tc>
      </w:tr>
    </w:tbl>
    <w:p w14:paraId="03E78820" w14:textId="77777777" w:rsidR="003C2A31" w:rsidRDefault="003C2A31" w:rsidP="00B87F87">
      <w:pPr>
        <w:jc w:val="both"/>
      </w:pPr>
    </w:p>
    <w:p w14:paraId="4DC93D11" w14:textId="72B49E54" w:rsidR="00961D6E" w:rsidRPr="00302C5F" w:rsidRDefault="003C2A31" w:rsidP="00B87F87">
      <w:pPr>
        <w:pStyle w:val="Heading2"/>
        <w:numPr>
          <w:ilvl w:val="1"/>
          <w:numId w:val="32"/>
        </w:numPr>
        <w:jc w:val="both"/>
        <w:rPr>
          <w:b/>
          <w:bCs/>
          <w:color w:val="auto"/>
          <w:sz w:val="28"/>
          <w:szCs w:val="28"/>
        </w:rPr>
      </w:pPr>
      <w:bookmarkStart w:id="4" w:name="_Toc236913067"/>
      <w:r w:rsidRPr="00302C5F">
        <w:rPr>
          <w:b/>
          <w:bCs/>
          <w:color w:val="auto"/>
          <w:sz w:val="28"/>
          <w:szCs w:val="28"/>
        </w:rPr>
        <w:t>Approval / Sign-off</w:t>
      </w:r>
      <w:bookmarkEnd w:id="4"/>
    </w:p>
    <w:p w14:paraId="1301D64F" w14:textId="7D7D4453" w:rsidR="00B478B8" w:rsidRPr="00ED533F" w:rsidRDefault="00B478B8" w:rsidP="00B87F87">
      <w:pPr>
        <w:jc w:val="both"/>
      </w:pPr>
    </w:p>
    <w:tbl>
      <w:tblPr>
        <w:tblW w:w="101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3000"/>
        <w:gridCol w:w="2000"/>
        <w:gridCol w:w="2495"/>
      </w:tblGrid>
      <w:tr w:rsidR="00961D6E" w14:paraId="4DC93D16" w14:textId="77777777" w:rsidTr="00BF0F8C">
        <w:trPr>
          <w:tblHeader/>
        </w:trPr>
        <w:tc>
          <w:tcPr>
            <w:tcW w:w="2675" w:type="dxa"/>
            <w:shd w:val="clear" w:color="auto" w:fill="153D63" w:themeFill="text2" w:themeFillTint="E6"/>
            <w:vAlign w:val="center"/>
          </w:tcPr>
          <w:p w14:paraId="4DC93D12" w14:textId="77777777" w:rsidR="00961D6E" w:rsidRPr="005635EE" w:rsidRDefault="00B94519" w:rsidP="00B87F87">
            <w:pPr>
              <w:jc w:val="both"/>
              <w:rPr>
                <w:color w:val="FFFFFF" w:themeColor="background1"/>
              </w:rPr>
            </w:pPr>
            <w:r w:rsidRPr="005635EE">
              <w:rPr>
                <w:b/>
                <w:bCs/>
                <w:color w:val="FFFFFF" w:themeColor="background1"/>
              </w:rPr>
              <w:t>Role</w:t>
            </w:r>
          </w:p>
        </w:tc>
        <w:tc>
          <w:tcPr>
            <w:tcW w:w="3000" w:type="dxa"/>
            <w:shd w:val="clear" w:color="auto" w:fill="153D63" w:themeFill="text2" w:themeFillTint="E6"/>
            <w:vAlign w:val="center"/>
          </w:tcPr>
          <w:p w14:paraId="4DC93D13" w14:textId="77777777" w:rsidR="00961D6E" w:rsidRPr="005635EE" w:rsidRDefault="00B94519" w:rsidP="00B87F87">
            <w:pPr>
              <w:jc w:val="both"/>
              <w:rPr>
                <w:color w:val="FFFFFF" w:themeColor="background1"/>
              </w:rPr>
            </w:pPr>
            <w:r w:rsidRPr="005635EE">
              <w:rPr>
                <w:b/>
                <w:bCs/>
                <w:color w:val="FFFFFF" w:themeColor="background1"/>
              </w:rPr>
              <w:t>Name</w:t>
            </w:r>
          </w:p>
        </w:tc>
        <w:tc>
          <w:tcPr>
            <w:tcW w:w="2000" w:type="dxa"/>
            <w:shd w:val="clear" w:color="auto" w:fill="153D63" w:themeFill="text2" w:themeFillTint="E6"/>
            <w:vAlign w:val="center"/>
          </w:tcPr>
          <w:p w14:paraId="4DC93D14" w14:textId="77777777" w:rsidR="00961D6E" w:rsidRPr="005635EE" w:rsidRDefault="00B94519" w:rsidP="00B87F87">
            <w:pPr>
              <w:jc w:val="both"/>
              <w:rPr>
                <w:color w:val="FFFFFF" w:themeColor="background1"/>
              </w:rPr>
            </w:pPr>
            <w:r w:rsidRPr="005635EE">
              <w:rPr>
                <w:b/>
                <w:bCs/>
                <w:color w:val="FFFFFF" w:themeColor="background1"/>
              </w:rPr>
              <w:t>Signature</w:t>
            </w:r>
          </w:p>
        </w:tc>
        <w:tc>
          <w:tcPr>
            <w:tcW w:w="2495" w:type="dxa"/>
            <w:shd w:val="clear" w:color="auto" w:fill="153D63" w:themeFill="text2" w:themeFillTint="E6"/>
            <w:vAlign w:val="center"/>
          </w:tcPr>
          <w:p w14:paraId="4DC93D15" w14:textId="77777777" w:rsidR="00961D6E" w:rsidRPr="005635EE" w:rsidRDefault="00B94519" w:rsidP="00B87F87">
            <w:pPr>
              <w:jc w:val="both"/>
              <w:rPr>
                <w:color w:val="FFFFFF" w:themeColor="background1"/>
              </w:rPr>
            </w:pPr>
            <w:r w:rsidRPr="005635EE">
              <w:rPr>
                <w:b/>
                <w:bCs/>
                <w:color w:val="FFFFFF" w:themeColor="background1"/>
              </w:rPr>
              <w:t>Date</w:t>
            </w:r>
          </w:p>
        </w:tc>
      </w:tr>
      <w:tr w:rsidR="00961D6E" w14:paraId="4DC93D1B" w14:textId="77777777" w:rsidTr="003C2A31">
        <w:tc>
          <w:tcPr>
            <w:tcW w:w="2675" w:type="dxa"/>
            <w:vAlign w:val="center"/>
          </w:tcPr>
          <w:p w14:paraId="4DC93D17" w14:textId="77777777" w:rsidR="00961D6E" w:rsidRDefault="00B94519" w:rsidP="00B87F87">
            <w:pPr>
              <w:jc w:val="both"/>
            </w:pPr>
            <w:r>
              <w:t>Project Supervisor</w:t>
            </w:r>
          </w:p>
        </w:tc>
        <w:tc>
          <w:tcPr>
            <w:tcW w:w="3000" w:type="dxa"/>
            <w:vAlign w:val="center"/>
          </w:tcPr>
          <w:p w14:paraId="4DC93D18" w14:textId="77777777" w:rsidR="00961D6E" w:rsidRDefault="00B94519" w:rsidP="00B87F87">
            <w:pPr>
              <w:jc w:val="both"/>
            </w:pPr>
            <w:r>
              <w:t>Mohamed Ateya Neama</w:t>
            </w:r>
          </w:p>
        </w:tc>
        <w:tc>
          <w:tcPr>
            <w:tcW w:w="2000" w:type="dxa"/>
            <w:vAlign w:val="center"/>
          </w:tcPr>
          <w:p w14:paraId="4DC93D19" w14:textId="77777777" w:rsidR="00961D6E" w:rsidRDefault="00961D6E" w:rsidP="00B87F87">
            <w:pPr>
              <w:jc w:val="both"/>
            </w:pPr>
          </w:p>
        </w:tc>
        <w:tc>
          <w:tcPr>
            <w:tcW w:w="2495" w:type="dxa"/>
            <w:vAlign w:val="center"/>
          </w:tcPr>
          <w:p w14:paraId="4DC93D1A" w14:textId="77777777" w:rsidR="00961D6E" w:rsidRDefault="00961D6E" w:rsidP="00B87F87">
            <w:pPr>
              <w:jc w:val="both"/>
            </w:pPr>
          </w:p>
        </w:tc>
      </w:tr>
      <w:tr w:rsidR="00961D6E" w14:paraId="4DC93D20" w14:textId="77777777" w:rsidTr="003C2A31">
        <w:tc>
          <w:tcPr>
            <w:tcW w:w="2675" w:type="dxa"/>
            <w:vAlign w:val="center"/>
          </w:tcPr>
          <w:p w14:paraId="4DC93D1C" w14:textId="77777777" w:rsidR="00961D6E" w:rsidRDefault="00B94519" w:rsidP="00B87F87">
            <w:pPr>
              <w:jc w:val="both"/>
            </w:pPr>
            <w:r>
              <w:t>Project Supervisor</w:t>
            </w:r>
          </w:p>
        </w:tc>
        <w:tc>
          <w:tcPr>
            <w:tcW w:w="3000" w:type="dxa"/>
            <w:vAlign w:val="center"/>
          </w:tcPr>
          <w:p w14:paraId="4DC93D1D" w14:textId="77777777" w:rsidR="00961D6E" w:rsidRDefault="00B94519" w:rsidP="00B87F87">
            <w:pPr>
              <w:jc w:val="both"/>
            </w:pPr>
            <w:r>
              <w:t>Fatema Isa Nooh</w:t>
            </w:r>
          </w:p>
        </w:tc>
        <w:tc>
          <w:tcPr>
            <w:tcW w:w="2000" w:type="dxa"/>
            <w:vAlign w:val="center"/>
          </w:tcPr>
          <w:p w14:paraId="4DC93D1E" w14:textId="77777777" w:rsidR="00961D6E" w:rsidRDefault="00961D6E" w:rsidP="00B87F87">
            <w:pPr>
              <w:jc w:val="both"/>
            </w:pPr>
          </w:p>
        </w:tc>
        <w:tc>
          <w:tcPr>
            <w:tcW w:w="2495" w:type="dxa"/>
            <w:vAlign w:val="center"/>
          </w:tcPr>
          <w:p w14:paraId="4DC93D1F" w14:textId="77777777" w:rsidR="00961D6E" w:rsidRDefault="00961D6E" w:rsidP="00B87F87">
            <w:pPr>
              <w:jc w:val="both"/>
            </w:pPr>
          </w:p>
        </w:tc>
      </w:tr>
      <w:tr w:rsidR="00961D6E" w14:paraId="4DC93D25" w14:textId="77777777" w:rsidTr="003C2A31">
        <w:tc>
          <w:tcPr>
            <w:tcW w:w="2675" w:type="dxa"/>
            <w:vAlign w:val="center"/>
          </w:tcPr>
          <w:p w14:paraId="4DC93D21" w14:textId="77777777" w:rsidR="00961D6E" w:rsidRDefault="00B94519" w:rsidP="00B87F87">
            <w:pPr>
              <w:jc w:val="both"/>
            </w:pPr>
            <w:r>
              <w:t>PHC/MOH Stakeholder</w:t>
            </w:r>
          </w:p>
        </w:tc>
        <w:tc>
          <w:tcPr>
            <w:tcW w:w="3000" w:type="dxa"/>
            <w:vAlign w:val="center"/>
          </w:tcPr>
          <w:p w14:paraId="4DC93D22" w14:textId="77777777" w:rsidR="00961D6E" w:rsidRDefault="00B94519" w:rsidP="00B87F87">
            <w:pPr>
              <w:jc w:val="both"/>
            </w:pPr>
            <w:r>
              <w:t>Mohamed Khalil</w:t>
            </w:r>
          </w:p>
        </w:tc>
        <w:tc>
          <w:tcPr>
            <w:tcW w:w="2000" w:type="dxa"/>
            <w:vAlign w:val="center"/>
          </w:tcPr>
          <w:p w14:paraId="4DC93D23" w14:textId="77777777" w:rsidR="00961D6E" w:rsidRDefault="00961D6E" w:rsidP="00B87F87">
            <w:pPr>
              <w:jc w:val="both"/>
            </w:pPr>
          </w:p>
        </w:tc>
        <w:tc>
          <w:tcPr>
            <w:tcW w:w="2495" w:type="dxa"/>
            <w:vAlign w:val="center"/>
          </w:tcPr>
          <w:p w14:paraId="4DC93D24" w14:textId="77777777" w:rsidR="00961D6E" w:rsidRDefault="00961D6E" w:rsidP="00B87F87">
            <w:pPr>
              <w:jc w:val="both"/>
            </w:pPr>
          </w:p>
        </w:tc>
      </w:tr>
    </w:tbl>
    <w:p w14:paraId="4C928088" w14:textId="77777777" w:rsidR="004B711C" w:rsidRDefault="004B711C" w:rsidP="00B87F87">
      <w:pPr>
        <w:jc w:val="both"/>
      </w:pPr>
    </w:p>
    <w:p w14:paraId="2B4EDE9F" w14:textId="443A7731" w:rsidR="004B711C" w:rsidRDefault="004B711C" w:rsidP="00B87F87">
      <w:pPr>
        <w:jc w:val="both"/>
      </w:pPr>
    </w:p>
    <w:p w14:paraId="0269BD7C" w14:textId="77777777" w:rsidR="00321FE7" w:rsidRDefault="00321FE7" w:rsidP="00B87F87">
      <w:pPr>
        <w:jc w:val="both"/>
      </w:pPr>
    </w:p>
    <w:p w14:paraId="116382E0" w14:textId="77777777" w:rsidR="00321FE7" w:rsidRDefault="00321FE7" w:rsidP="00B87F87">
      <w:pPr>
        <w:jc w:val="both"/>
      </w:pPr>
    </w:p>
    <w:p w14:paraId="77EF832E" w14:textId="77777777" w:rsidR="00321FE7" w:rsidRDefault="00321FE7" w:rsidP="00B87F87">
      <w:pPr>
        <w:jc w:val="both"/>
      </w:pPr>
    </w:p>
    <w:p w14:paraId="1F20C7B0" w14:textId="77777777" w:rsidR="00321FE7" w:rsidRDefault="00321FE7" w:rsidP="00B87F87">
      <w:pPr>
        <w:jc w:val="both"/>
      </w:pPr>
    </w:p>
    <w:p w14:paraId="64B058AF" w14:textId="77777777" w:rsidR="00321FE7" w:rsidRDefault="00321FE7" w:rsidP="00B87F87">
      <w:pPr>
        <w:jc w:val="both"/>
      </w:pPr>
    </w:p>
    <w:p w14:paraId="2D820830" w14:textId="77777777" w:rsidR="00321FE7" w:rsidRDefault="00321FE7" w:rsidP="00B87F87">
      <w:pPr>
        <w:jc w:val="both"/>
      </w:pPr>
    </w:p>
    <w:p w14:paraId="1D2FE5E8" w14:textId="77777777" w:rsidR="00321FE7" w:rsidRDefault="00321FE7" w:rsidP="00B87F87">
      <w:pPr>
        <w:jc w:val="both"/>
      </w:pPr>
    </w:p>
    <w:p w14:paraId="2D86750F" w14:textId="77777777" w:rsidR="00321FE7" w:rsidRDefault="00321FE7" w:rsidP="00B87F87">
      <w:pPr>
        <w:jc w:val="both"/>
      </w:pPr>
    </w:p>
    <w:p w14:paraId="76CA8DC4" w14:textId="77777777" w:rsidR="00321FE7" w:rsidRDefault="00321FE7" w:rsidP="00B87F87">
      <w:pPr>
        <w:jc w:val="both"/>
      </w:pPr>
    </w:p>
    <w:p w14:paraId="4304FED3" w14:textId="77777777" w:rsidR="00321FE7" w:rsidRDefault="00321FE7" w:rsidP="00B87F87">
      <w:pPr>
        <w:jc w:val="both"/>
      </w:pPr>
    </w:p>
    <w:p w14:paraId="657D0E73" w14:textId="77777777" w:rsidR="00321FE7" w:rsidRDefault="00321FE7" w:rsidP="00B87F87">
      <w:pPr>
        <w:jc w:val="both"/>
      </w:pPr>
    </w:p>
    <w:p w14:paraId="65A4054B" w14:textId="77777777" w:rsidR="00321FE7" w:rsidRDefault="00321FE7" w:rsidP="00B87F87">
      <w:pPr>
        <w:jc w:val="both"/>
      </w:pPr>
    </w:p>
    <w:p w14:paraId="2B790EB4" w14:textId="77777777" w:rsidR="00321FE7" w:rsidRDefault="00321FE7" w:rsidP="00B87F87">
      <w:pPr>
        <w:jc w:val="both"/>
      </w:pPr>
    </w:p>
    <w:p w14:paraId="516D1A34" w14:textId="77777777" w:rsidR="00321FE7" w:rsidRDefault="00321FE7" w:rsidP="00B87F87">
      <w:pPr>
        <w:jc w:val="both"/>
      </w:pPr>
    </w:p>
    <w:p w14:paraId="666B0C9B" w14:textId="77777777" w:rsidR="00321FE7" w:rsidRDefault="00321FE7" w:rsidP="00B87F87">
      <w:pPr>
        <w:jc w:val="both"/>
      </w:pPr>
    </w:p>
    <w:p w14:paraId="3D6F1588" w14:textId="77777777" w:rsidR="00321FE7" w:rsidRDefault="00321FE7" w:rsidP="00B87F87">
      <w:pPr>
        <w:jc w:val="both"/>
      </w:pPr>
    </w:p>
    <w:p w14:paraId="4BF42D78" w14:textId="77777777" w:rsidR="00321FE7" w:rsidRDefault="00321FE7" w:rsidP="00B87F87">
      <w:pPr>
        <w:jc w:val="both"/>
      </w:pPr>
    </w:p>
    <w:p w14:paraId="01EDE060" w14:textId="77777777" w:rsidR="00321FE7" w:rsidRDefault="00321FE7" w:rsidP="00B87F87">
      <w:pPr>
        <w:jc w:val="both"/>
      </w:pPr>
    </w:p>
    <w:p w14:paraId="38E78890" w14:textId="77777777" w:rsidR="00321FE7" w:rsidRDefault="00321FE7" w:rsidP="00B87F87">
      <w:pPr>
        <w:jc w:val="both"/>
      </w:pPr>
    </w:p>
    <w:p w14:paraId="28230774" w14:textId="77777777" w:rsidR="00321FE7" w:rsidRDefault="00321FE7" w:rsidP="00B87F87">
      <w:pPr>
        <w:jc w:val="both"/>
      </w:pPr>
    </w:p>
    <w:p w14:paraId="08AFD2F9" w14:textId="77777777" w:rsidR="00321FE7" w:rsidRDefault="00321FE7" w:rsidP="00B87F87">
      <w:pPr>
        <w:jc w:val="both"/>
      </w:pPr>
    </w:p>
    <w:p w14:paraId="38F1A3D5" w14:textId="77777777" w:rsidR="00321FE7" w:rsidRDefault="00321FE7" w:rsidP="00B87F87">
      <w:pPr>
        <w:jc w:val="both"/>
      </w:pPr>
    </w:p>
    <w:p w14:paraId="53CCCE60" w14:textId="77777777" w:rsidR="00321FE7" w:rsidRDefault="00321FE7" w:rsidP="00B87F87">
      <w:pPr>
        <w:jc w:val="both"/>
      </w:pPr>
    </w:p>
    <w:p w14:paraId="2FE47325" w14:textId="77777777" w:rsidR="00321FE7" w:rsidRDefault="00321FE7" w:rsidP="00B87F87">
      <w:pPr>
        <w:jc w:val="both"/>
      </w:pPr>
    </w:p>
    <w:p w14:paraId="3CBBCFCF" w14:textId="77777777" w:rsidR="00321FE7" w:rsidRDefault="00321FE7" w:rsidP="00B87F87">
      <w:pPr>
        <w:jc w:val="both"/>
      </w:pPr>
    </w:p>
    <w:p w14:paraId="4743C594" w14:textId="77777777" w:rsidR="00321FE7" w:rsidRDefault="00321FE7" w:rsidP="00B87F87">
      <w:pPr>
        <w:jc w:val="both"/>
      </w:pPr>
    </w:p>
    <w:p w14:paraId="213807DD" w14:textId="77777777" w:rsidR="00321FE7" w:rsidRDefault="00321FE7" w:rsidP="00B87F87">
      <w:pPr>
        <w:jc w:val="both"/>
      </w:pPr>
    </w:p>
    <w:p w14:paraId="7433E88B" w14:textId="77777777" w:rsidR="00321FE7" w:rsidRDefault="00321FE7" w:rsidP="00B87F87">
      <w:pPr>
        <w:jc w:val="both"/>
      </w:pPr>
    </w:p>
    <w:p w14:paraId="7C16FE58" w14:textId="77777777" w:rsidR="00F972F5" w:rsidRDefault="00F972F5" w:rsidP="00B87F87">
      <w:pPr>
        <w:jc w:val="both"/>
      </w:pPr>
    </w:p>
    <w:p w14:paraId="301F2727" w14:textId="77777777" w:rsidR="00321FE7" w:rsidRDefault="00321FE7" w:rsidP="00B87F87">
      <w:pPr>
        <w:jc w:val="both"/>
      </w:pPr>
    </w:p>
    <w:p w14:paraId="14851571" w14:textId="77777777" w:rsidR="00321FE7" w:rsidRDefault="00321FE7" w:rsidP="00B87F87">
      <w:pPr>
        <w:jc w:val="both"/>
      </w:pPr>
    </w:p>
    <w:p w14:paraId="0FD1F9A2" w14:textId="0822BBD5" w:rsidR="007A006E" w:rsidRPr="00AD17F9" w:rsidRDefault="007A006E" w:rsidP="00B87F87">
      <w:pPr>
        <w:pStyle w:val="Heading1"/>
        <w:numPr>
          <w:ilvl w:val="0"/>
          <w:numId w:val="31"/>
        </w:numPr>
        <w:jc w:val="center"/>
        <w:rPr>
          <w:b/>
          <w:bCs/>
          <w:color w:val="auto"/>
        </w:rPr>
      </w:pPr>
      <w:bookmarkStart w:id="5" w:name="_Toc236913068"/>
      <w:r w:rsidRPr="00AD17F9">
        <w:rPr>
          <w:b/>
          <w:bCs/>
          <w:color w:val="auto"/>
        </w:rPr>
        <w:t>Executive Summary</w:t>
      </w:r>
      <w:bookmarkEnd w:id="5"/>
    </w:p>
    <w:p w14:paraId="2B6D0B7F" w14:textId="77777777" w:rsidR="00E4392E" w:rsidRPr="004B711C" w:rsidRDefault="00E4392E" w:rsidP="00B87F87">
      <w:pPr>
        <w:jc w:val="both"/>
      </w:pPr>
    </w:p>
    <w:p w14:paraId="03297C50" w14:textId="7504F675" w:rsidR="007A006E" w:rsidRDefault="005F4748" w:rsidP="00B87F87">
      <w:pPr>
        <w:spacing w:after="120" w:line="276" w:lineRule="auto"/>
        <w:ind w:firstLine="720"/>
        <w:jc w:val="both"/>
        <w:rPr>
          <w:sz w:val="22"/>
          <w:szCs w:val="22"/>
        </w:rPr>
      </w:pPr>
      <w:r w:rsidRPr="005F4748">
        <w:rPr>
          <w:sz w:val="22"/>
          <w:szCs w:val="22"/>
        </w:rPr>
        <w:t>This report documents Phase 1 of the Naraak project: a systematic review of the existing Sehati application, MyGov application, and MOH website, combined with stakeholder interviews (14 respondents) and a patient/end-user survey (74 respondents) for a total sample size of 8</w:t>
      </w:r>
      <w:r w:rsidR="008F3184">
        <w:rPr>
          <w:sz w:val="22"/>
          <w:szCs w:val="22"/>
        </w:rPr>
        <w:t>9</w:t>
      </w:r>
      <w:r w:rsidRPr="005F4748">
        <w:rPr>
          <w:sz w:val="22"/>
          <w:szCs w:val="22"/>
        </w:rPr>
        <w:t xml:space="preserve"> respondents, which, against a </w:t>
      </w:r>
      <w:r w:rsidRPr="008F3184">
        <w:rPr>
          <w:sz w:val="22"/>
          <w:szCs w:val="22"/>
        </w:rPr>
        <w:t>population of</w:t>
      </w:r>
      <w:r w:rsidR="008F3184" w:rsidRPr="008F3184">
        <w:rPr>
          <w:sz w:val="22"/>
          <w:szCs w:val="22"/>
        </w:rPr>
        <w:t xml:space="preserve"> 1,684,098 </w:t>
      </w:r>
      <w:r w:rsidRPr="008F3184">
        <w:rPr>
          <w:sz w:val="22"/>
          <w:szCs w:val="22"/>
        </w:rPr>
        <w:t>achieves a margin of error of 6.8% at an 80% confidence</w:t>
      </w:r>
      <w:r w:rsidRPr="005F4748">
        <w:rPr>
          <w:sz w:val="22"/>
          <w:szCs w:val="22"/>
        </w:rPr>
        <w:t xml:space="preserve"> level, to identify usability pain points and gather functional and non-functional requirements for a dedicated Primary Healthcare Centers e-services platform. The research reveals that PHC e-services are fragmented across three platforms, with patients, especially elderly users struggling to distinguish </w:t>
      </w:r>
      <w:r w:rsidRPr="008F3184">
        <w:rPr>
          <w:sz w:val="22"/>
          <w:szCs w:val="22"/>
        </w:rPr>
        <w:t>primary-care services from general hospital offerings. Booking appointments is the most used service (91% of patients) and simultaneously the most problematic (65% flagged it as causing problems), primarily due to limited availability, a rigid doctor-first flow, and system unreliability. Medical reports (38% prioritized), tele-appointments (30% prioritized), and vaccination records (24% prioritized) follow as secondary improvement areas. Platform-wide, patients rated ease of finding and completing PHC services at 3.0/5 on the MOH website, 3.3/5 on MyGov, and 3.5/5 on Sehati indica</w:t>
      </w:r>
      <w:r w:rsidRPr="005F4748">
        <w:rPr>
          <w:sz w:val="22"/>
          <w:szCs w:val="22"/>
        </w:rPr>
        <w:t xml:space="preserve">ting that even </w:t>
      </w:r>
      <w:r w:rsidRPr="008F3184">
        <w:rPr>
          <w:sz w:val="22"/>
          <w:szCs w:val="22"/>
        </w:rPr>
        <w:t>the best-performing platform barely exceeds neutral. Stakeholders rated performance/speed at Sehati 4.0/5, MyGov 3.5/5, and MOH website 3.4/5. Error and outage frequency averaged 3.1/5 across all platforms (where 5 = rarely encounters errors), confirming regular reliability issues. Stakeholders identified ease of use (64%) and system integration (64%) as the top non-functional priorities, followed by accessibility (43%). These findings directly inform Phase 2 (persona definition, journey mapping, and service prioritization) and will anchor the Software Requirements Specification. The prioritize</w:t>
      </w:r>
      <w:r w:rsidRPr="005F4748">
        <w:rPr>
          <w:sz w:val="22"/>
          <w:szCs w:val="22"/>
        </w:rPr>
        <w:t>d pain point summary in Section 7 serves as the primary reference for design decisions going forward.</w:t>
      </w:r>
    </w:p>
    <w:p w14:paraId="7A7DDB7B" w14:textId="77777777" w:rsidR="00D65310" w:rsidRDefault="00D65310" w:rsidP="00B87F87">
      <w:pPr>
        <w:spacing w:after="120" w:line="276" w:lineRule="auto"/>
        <w:jc w:val="both"/>
        <w:rPr>
          <w:sz w:val="22"/>
          <w:szCs w:val="22"/>
        </w:rPr>
      </w:pPr>
    </w:p>
    <w:p w14:paraId="0BDA35A0" w14:textId="77777777" w:rsidR="005F4748" w:rsidRDefault="005F4748" w:rsidP="00B87F87">
      <w:pPr>
        <w:spacing w:after="120" w:line="276" w:lineRule="auto"/>
        <w:jc w:val="both"/>
        <w:rPr>
          <w:sz w:val="22"/>
          <w:szCs w:val="22"/>
        </w:rPr>
      </w:pPr>
    </w:p>
    <w:p w14:paraId="25D5D7A4" w14:textId="77777777" w:rsidR="00D65310" w:rsidRDefault="00D65310" w:rsidP="00B87F87">
      <w:pPr>
        <w:spacing w:after="120" w:line="276" w:lineRule="auto"/>
        <w:jc w:val="both"/>
        <w:rPr>
          <w:sz w:val="22"/>
          <w:szCs w:val="22"/>
        </w:rPr>
      </w:pPr>
    </w:p>
    <w:p w14:paraId="536E0801" w14:textId="77777777" w:rsidR="00D65310" w:rsidRDefault="00D65310" w:rsidP="00B87F87">
      <w:pPr>
        <w:spacing w:after="120" w:line="276" w:lineRule="auto"/>
        <w:jc w:val="both"/>
        <w:rPr>
          <w:sz w:val="22"/>
          <w:szCs w:val="22"/>
        </w:rPr>
      </w:pPr>
    </w:p>
    <w:p w14:paraId="18133D1C" w14:textId="77777777" w:rsidR="00D65310" w:rsidRDefault="00D65310" w:rsidP="00B87F87">
      <w:pPr>
        <w:spacing w:after="120" w:line="276" w:lineRule="auto"/>
        <w:jc w:val="both"/>
        <w:rPr>
          <w:sz w:val="22"/>
          <w:szCs w:val="22"/>
        </w:rPr>
      </w:pPr>
    </w:p>
    <w:p w14:paraId="41A0C4D6" w14:textId="77777777" w:rsidR="00D65310" w:rsidRDefault="00D65310" w:rsidP="00B87F87">
      <w:pPr>
        <w:spacing w:after="120" w:line="276" w:lineRule="auto"/>
        <w:jc w:val="both"/>
        <w:rPr>
          <w:sz w:val="22"/>
          <w:szCs w:val="22"/>
        </w:rPr>
      </w:pPr>
    </w:p>
    <w:p w14:paraId="23DE58FA" w14:textId="77777777" w:rsidR="00D65310" w:rsidRDefault="00D65310" w:rsidP="00B87F87">
      <w:pPr>
        <w:spacing w:after="120" w:line="276" w:lineRule="auto"/>
        <w:jc w:val="both"/>
        <w:rPr>
          <w:sz w:val="22"/>
          <w:szCs w:val="22"/>
        </w:rPr>
      </w:pPr>
    </w:p>
    <w:p w14:paraId="70856106" w14:textId="77777777" w:rsidR="00D65310" w:rsidRDefault="00D65310" w:rsidP="00B87F87">
      <w:pPr>
        <w:spacing w:after="120" w:line="276" w:lineRule="auto"/>
        <w:jc w:val="both"/>
        <w:rPr>
          <w:sz w:val="22"/>
          <w:szCs w:val="22"/>
        </w:rPr>
      </w:pPr>
    </w:p>
    <w:p w14:paraId="5ACC5CE4" w14:textId="77777777" w:rsidR="00D65310" w:rsidRDefault="00D65310" w:rsidP="00B87F87">
      <w:pPr>
        <w:spacing w:after="120" w:line="276" w:lineRule="auto"/>
        <w:jc w:val="both"/>
        <w:rPr>
          <w:sz w:val="22"/>
          <w:szCs w:val="22"/>
        </w:rPr>
      </w:pPr>
    </w:p>
    <w:p w14:paraId="4CC44161" w14:textId="77777777" w:rsidR="00D65310" w:rsidRDefault="00D65310" w:rsidP="00B87F87">
      <w:pPr>
        <w:spacing w:after="120" w:line="276" w:lineRule="auto"/>
        <w:jc w:val="both"/>
        <w:rPr>
          <w:sz w:val="22"/>
          <w:szCs w:val="22"/>
        </w:rPr>
      </w:pPr>
    </w:p>
    <w:p w14:paraId="4B5D7730" w14:textId="77777777" w:rsidR="00D65310" w:rsidRDefault="00D65310" w:rsidP="00B87F87">
      <w:pPr>
        <w:spacing w:after="120" w:line="276" w:lineRule="auto"/>
        <w:jc w:val="both"/>
        <w:rPr>
          <w:sz w:val="22"/>
          <w:szCs w:val="22"/>
        </w:rPr>
      </w:pPr>
    </w:p>
    <w:p w14:paraId="57D89880" w14:textId="77777777" w:rsidR="00520E5F" w:rsidRDefault="00520E5F" w:rsidP="00B87F87">
      <w:pPr>
        <w:spacing w:after="120" w:line="276" w:lineRule="auto"/>
        <w:jc w:val="both"/>
        <w:rPr>
          <w:sz w:val="22"/>
          <w:szCs w:val="22"/>
        </w:rPr>
      </w:pPr>
    </w:p>
    <w:p w14:paraId="028A0062" w14:textId="77777777" w:rsidR="00520E5F" w:rsidRDefault="00520E5F" w:rsidP="00B87F87">
      <w:pPr>
        <w:spacing w:after="120" w:line="276" w:lineRule="auto"/>
        <w:jc w:val="both"/>
        <w:rPr>
          <w:sz w:val="22"/>
          <w:szCs w:val="22"/>
        </w:rPr>
      </w:pPr>
    </w:p>
    <w:p w14:paraId="63039F7A" w14:textId="77777777" w:rsidR="00520E5F" w:rsidRDefault="00520E5F" w:rsidP="00B87F87">
      <w:pPr>
        <w:spacing w:after="120" w:line="276" w:lineRule="auto"/>
        <w:jc w:val="both"/>
        <w:rPr>
          <w:sz w:val="22"/>
          <w:szCs w:val="22"/>
        </w:rPr>
      </w:pPr>
    </w:p>
    <w:p w14:paraId="5D4799A2" w14:textId="77777777" w:rsidR="00D65310" w:rsidRDefault="00D65310" w:rsidP="00B87F87">
      <w:pPr>
        <w:spacing w:after="120" w:line="276" w:lineRule="auto"/>
        <w:jc w:val="both"/>
        <w:rPr>
          <w:sz w:val="22"/>
          <w:szCs w:val="22"/>
        </w:rPr>
      </w:pPr>
    </w:p>
    <w:p w14:paraId="61564C76" w14:textId="77777777" w:rsidR="00697E98" w:rsidRDefault="00697E98" w:rsidP="00B87F87">
      <w:pPr>
        <w:spacing w:after="120" w:line="276" w:lineRule="auto"/>
        <w:jc w:val="both"/>
        <w:rPr>
          <w:sz w:val="22"/>
          <w:szCs w:val="22"/>
        </w:rPr>
      </w:pPr>
    </w:p>
    <w:p w14:paraId="7096CA51" w14:textId="43B70747" w:rsidR="00697E98" w:rsidRDefault="00697E98" w:rsidP="00B87F87">
      <w:pPr>
        <w:spacing w:after="120" w:line="276" w:lineRule="auto"/>
        <w:jc w:val="both"/>
        <w:rPr>
          <w:sz w:val="22"/>
          <w:szCs w:val="22"/>
        </w:rPr>
      </w:pPr>
    </w:p>
    <w:p w14:paraId="45D9AC85" w14:textId="77777777" w:rsidR="00520E5F" w:rsidRDefault="00520E5F" w:rsidP="00B87F87">
      <w:pPr>
        <w:spacing w:after="120" w:line="276" w:lineRule="auto"/>
        <w:jc w:val="center"/>
        <w:rPr>
          <w:sz w:val="22"/>
          <w:szCs w:val="22"/>
        </w:rPr>
      </w:pPr>
    </w:p>
    <w:p w14:paraId="36B51B77" w14:textId="6355B539" w:rsidR="004B324C" w:rsidRDefault="003B6674" w:rsidP="00B87F87">
      <w:pPr>
        <w:pStyle w:val="Heading1"/>
        <w:numPr>
          <w:ilvl w:val="0"/>
          <w:numId w:val="31"/>
        </w:numPr>
        <w:jc w:val="center"/>
        <w:rPr>
          <w:b/>
          <w:bCs/>
          <w:color w:val="auto"/>
        </w:rPr>
      </w:pPr>
      <w:bookmarkStart w:id="6" w:name="_Toc236913069"/>
      <w:r w:rsidRPr="003B6674">
        <w:rPr>
          <w:b/>
          <w:bCs/>
          <w:color w:val="auto"/>
        </w:rPr>
        <w:t xml:space="preserve">Review Current </w:t>
      </w:r>
      <w:r>
        <w:rPr>
          <w:b/>
          <w:bCs/>
          <w:color w:val="auto"/>
        </w:rPr>
        <w:t xml:space="preserve">PHC </w:t>
      </w:r>
      <w:r w:rsidRPr="003B6674">
        <w:rPr>
          <w:b/>
          <w:bCs/>
          <w:color w:val="auto"/>
        </w:rPr>
        <w:t>e-Services</w:t>
      </w:r>
      <w:bookmarkEnd w:id="6"/>
    </w:p>
    <w:p w14:paraId="0E6DE1D4" w14:textId="77777777" w:rsidR="00ED52B1" w:rsidRPr="00ED52B1" w:rsidRDefault="00ED52B1" w:rsidP="00B87F87">
      <w:pPr>
        <w:jc w:val="both"/>
        <w:rPr>
          <w:b/>
          <w:bCs/>
        </w:rPr>
      </w:pPr>
    </w:p>
    <w:p w14:paraId="188893FD" w14:textId="30369E6F" w:rsidR="005101B9" w:rsidRPr="004008A7" w:rsidRDefault="00C41E3F" w:rsidP="00B87F87">
      <w:pPr>
        <w:pStyle w:val="Heading2"/>
        <w:spacing w:after="240"/>
        <w:jc w:val="both"/>
        <w:rPr>
          <w:b/>
          <w:bCs/>
          <w:color w:val="auto"/>
          <w:sz w:val="28"/>
          <w:szCs w:val="28"/>
        </w:rPr>
      </w:pPr>
      <w:bookmarkStart w:id="7" w:name="_Toc236913070"/>
      <w:r w:rsidRPr="004008A7">
        <w:rPr>
          <w:b/>
          <w:bCs/>
          <w:color w:val="auto"/>
          <w:sz w:val="28"/>
          <w:szCs w:val="28"/>
        </w:rPr>
        <w:t>3.1 Introduction</w:t>
      </w:r>
      <w:bookmarkEnd w:id="7"/>
    </w:p>
    <w:p w14:paraId="4A786D60" w14:textId="1E419D46" w:rsidR="004B324C" w:rsidRPr="00C2224E" w:rsidRDefault="00DA0A5D" w:rsidP="00B87F87">
      <w:pPr>
        <w:spacing w:after="120"/>
        <w:ind w:firstLine="720"/>
        <w:jc w:val="both"/>
        <w:rPr>
          <w:sz w:val="22"/>
          <w:szCs w:val="22"/>
        </w:rPr>
      </w:pPr>
      <w:r w:rsidRPr="00990FCD">
        <w:rPr>
          <w:sz w:val="22"/>
          <w:szCs w:val="22"/>
        </w:rPr>
        <w:t>Primary Healthcare Centers (PHCs) are the first point of contact between patients and Bahrain's healthcare system, covering services such as appointment booking, vaccinations, medical reports, and family doctor assignment. These services are currently split across three separate channels the Sehati application, MyGov, and the MOH website each built independently, resulting in inconsistent coverage and a confusing experience for patients, particularly the elderly.</w:t>
      </w:r>
      <w:r w:rsidR="00E268E9" w:rsidRPr="00990FCD">
        <w:rPr>
          <w:sz w:val="22"/>
          <w:szCs w:val="22"/>
        </w:rPr>
        <w:t xml:space="preserve"> </w:t>
      </w:r>
      <w:r w:rsidRPr="00990FCD">
        <w:rPr>
          <w:sz w:val="22"/>
          <w:szCs w:val="22"/>
        </w:rPr>
        <w:t xml:space="preserve">Naraak is proposed as a single, dedicated e-services platform to consolidate these fragmented services into one coherent, user-friendly experience. Before any design work begins, Phase 1 of the project establishes a clear picture of the current landscape through three research strands: a heuristic review of the existing platforms, interviews with 14 PHC staff and stakeholders, and a survey of 74 patients. Together, these identify what is broken, how often, and how severely findings </w:t>
      </w:r>
      <w:r w:rsidR="00990FCD" w:rsidRPr="00990FCD">
        <w:rPr>
          <w:sz w:val="22"/>
          <w:szCs w:val="22"/>
        </w:rPr>
        <w:t>are presented</w:t>
      </w:r>
      <w:r w:rsidRPr="00990FCD">
        <w:rPr>
          <w:sz w:val="22"/>
          <w:szCs w:val="22"/>
        </w:rPr>
        <w:t xml:space="preserve"> by service in Section 5, summarized cross-cutting in Section 6, and prioritized in Section 7.</w:t>
      </w:r>
      <w:r w:rsidR="00C2224E" w:rsidRPr="00990FCD">
        <w:rPr>
          <w:sz w:val="22"/>
          <w:szCs w:val="22"/>
        </w:rPr>
        <w:t xml:space="preserve"> </w:t>
      </w:r>
      <w:r w:rsidRPr="00990FCD">
        <w:rPr>
          <w:sz w:val="22"/>
          <w:szCs w:val="22"/>
        </w:rPr>
        <w:t>This phase is diagnostic rather than prescriptive: its purpose is to ground Phase 2 (personas, journey mapping, and service prioritization) and the eventual Software Requirements Specification in real evidence rather than assumptions.</w:t>
      </w:r>
    </w:p>
    <w:p w14:paraId="6E0DC5D8" w14:textId="77777777" w:rsidR="00461D16" w:rsidRDefault="00461D16" w:rsidP="00B87F87">
      <w:pPr>
        <w:spacing w:after="60"/>
        <w:ind w:left="360"/>
        <w:jc w:val="both"/>
      </w:pPr>
    </w:p>
    <w:p w14:paraId="0908E082" w14:textId="31998619" w:rsidR="004B324C" w:rsidRPr="00B27A4A" w:rsidRDefault="00D3313B" w:rsidP="00B87F87">
      <w:pPr>
        <w:pStyle w:val="Heading2"/>
        <w:spacing w:after="240"/>
        <w:jc w:val="both"/>
        <w:rPr>
          <w:b/>
          <w:bCs/>
          <w:color w:val="auto"/>
          <w:sz w:val="28"/>
          <w:szCs w:val="28"/>
        </w:rPr>
      </w:pPr>
      <w:bookmarkStart w:id="8" w:name="_Toc236913071"/>
      <w:r w:rsidRPr="00B27A4A">
        <w:rPr>
          <w:b/>
          <w:bCs/>
          <w:color w:val="auto"/>
          <w:sz w:val="28"/>
          <w:szCs w:val="28"/>
        </w:rPr>
        <w:t>3.2</w:t>
      </w:r>
      <w:r w:rsidR="004B324C" w:rsidRPr="00B27A4A">
        <w:rPr>
          <w:b/>
          <w:bCs/>
          <w:color w:val="auto"/>
          <w:sz w:val="28"/>
          <w:szCs w:val="28"/>
        </w:rPr>
        <w:t xml:space="preserve"> Methodology</w:t>
      </w:r>
      <w:bookmarkEnd w:id="8"/>
    </w:p>
    <w:p w14:paraId="617ED261" w14:textId="33ADC850" w:rsidR="00D035FD" w:rsidRPr="00690F9D" w:rsidRDefault="00D035FD" w:rsidP="00B87F87">
      <w:pPr>
        <w:ind w:firstLine="720"/>
        <w:jc w:val="both"/>
        <w:rPr>
          <w:sz w:val="22"/>
          <w:szCs w:val="22"/>
        </w:rPr>
      </w:pPr>
      <w:r w:rsidRPr="00690F9D">
        <w:rPr>
          <w:sz w:val="22"/>
          <w:szCs w:val="22"/>
        </w:rPr>
        <w:t>This section summarizes execution status against the original research plan, covering the heuristic review (3.3) and stakeholder/end-user engagement (3.4).</w:t>
      </w:r>
    </w:p>
    <w:p w14:paraId="39E176F4" w14:textId="766A279E" w:rsidR="00D064F8" w:rsidRPr="00690F9D" w:rsidRDefault="00D064F8" w:rsidP="00B87F87">
      <w:pPr>
        <w:pStyle w:val="ListParagraph"/>
        <w:numPr>
          <w:ilvl w:val="0"/>
          <w:numId w:val="39"/>
        </w:numPr>
        <w:jc w:val="both"/>
        <w:rPr>
          <w:sz w:val="22"/>
          <w:szCs w:val="22"/>
        </w:rPr>
      </w:pPr>
      <w:r w:rsidRPr="00D035FD">
        <w:rPr>
          <w:b/>
          <w:bCs/>
          <w:sz w:val="22"/>
          <w:szCs w:val="22"/>
        </w:rPr>
        <w:t xml:space="preserve">Heuristic Review: </w:t>
      </w:r>
      <w:r w:rsidRPr="00690F9D">
        <w:rPr>
          <w:sz w:val="22"/>
          <w:szCs w:val="22"/>
        </w:rPr>
        <w:t>An independent walkthrough of Sehati, MyGov, and the MOH website was conducted by the project team across all three platforms on 26 July 2026, documenting friction points, inconsistencies, and legacy interface limitations ahead of stakeholder engagement.</w:t>
      </w:r>
    </w:p>
    <w:p w14:paraId="34998C88" w14:textId="2FD9975B" w:rsidR="004B324C" w:rsidRPr="00690F9D" w:rsidRDefault="00D064F8" w:rsidP="00B87F87">
      <w:pPr>
        <w:pStyle w:val="ListParagraph"/>
        <w:numPr>
          <w:ilvl w:val="0"/>
          <w:numId w:val="38"/>
        </w:numPr>
        <w:jc w:val="both"/>
        <w:rPr>
          <w:sz w:val="22"/>
          <w:szCs w:val="22"/>
        </w:rPr>
      </w:pPr>
      <w:r w:rsidRPr="00D064F8">
        <w:rPr>
          <w:b/>
          <w:bCs/>
          <w:sz w:val="22"/>
          <w:szCs w:val="22"/>
        </w:rPr>
        <w:t>Stakeholder &amp; End-User Engagement:</w:t>
      </w:r>
      <w:r w:rsidRPr="00690F9D">
        <w:rPr>
          <w:sz w:val="22"/>
          <w:szCs w:val="22"/>
        </w:rPr>
        <w:t xml:space="preserve"> Semi-structured interviews and a quantitative survey were used in combination.</w:t>
      </w:r>
    </w:p>
    <w:p w14:paraId="525996E9" w14:textId="77777777" w:rsidR="000332B3" w:rsidRDefault="000332B3" w:rsidP="00B87F87">
      <w:pPr>
        <w:jc w:val="both"/>
      </w:pPr>
    </w:p>
    <w:p w14:paraId="01B104D1" w14:textId="780421F0" w:rsidR="004B324C" w:rsidRPr="007E5FF5" w:rsidRDefault="007E5FF5" w:rsidP="00B87F87">
      <w:pPr>
        <w:pStyle w:val="Heading2"/>
        <w:spacing w:after="240"/>
        <w:jc w:val="both"/>
        <w:rPr>
          <w:b/>
          <w:bCs/>
          <w:color w:val="auto"/>
          <w:sz w:val="28"/>
          <w:szCs w:val="28"/>
        </w:rPr>
      </w:pPr>
      <w:bookmarkStart w:id="9" w:name="_Toc236913072"/>
      <w:r w:rsidRPr="007E5FF5">
        <w:rPr>
          <w:b/>
          <w:bCs/>
          <w:color w:val="auto"/>
          <w:sz w:val="28"/>
          <w:szCs w:val="28"/>
        </w:rPr>
        <w:t>3.3</w:t>
      </w:r>
      <w:r w:rsidR="004B324C" w:rsidRPr="007E5FF5">
        <w:rPr>
          <w:b/>
          <w:bCs/>
          <w:color w:val="auto"/>
          <w:sz w:val="28"/>
          <w:szCs w:val="28"/>
        </w:rPr>
        <w:t xml:space="preserve"> Usability / Heuristic Review</w:t>
      </w:r>
      <w:bookmarkEnd w:id="9"/>
    </w:p>
    <w:p w14:paraId="7F127D5F" w14:textId="4910018B" w:rsidR="004B324C" w:rsidRDefault="00BE760D" w:rsidP="00B87F87">
      <w:pPr>
        <w:spacing w:after="120"/>
        <w:ind w:firstLine="720"/>
        <w:jc w:val="both"/>
        <w:rPr>
          <w:sz w:val="22"/>
          <w:szCs w:val="22"/>
        </w:rPr>
      </w:pPr>
      <w:r w:rsidRPr="00690F9D">
        <w:rPr>
          <w:sz w:val="22"/>
          <w:szCs w:val="22"/>
        </w:rPr>
        <w:t>An independent walkthrough of Sehati, MyGov, and the MOH website was conducted by the project team, documenting friction points, inconsistencies, and legacy interface limitations ahead of stakeholder engagement.</w:t>
      </w:r>
    </w:p>
    <w:p w14:paraId="358D4D3B" w14:textId="77777777" w:rsidR="00302C5F" w:rsidRPr="00690F9D" w:rsidRDefault="00302C5F" w:rsidP="00B87F87">
      <w:pPr>
        <w:spacing w:after="120"/>
        <w:ind w:firstLine="720"/>
        <w:jc w:val="both"/>
        <w:rPr>
          <w:sz w:val="22"/>
          <w:szCs w:val="22"/>
        </w:rPr>
      </w:pPr>
    </w:p>
    <w:tbl>
      <w:tblPr>
        <w:tblW w:w="10712" w:type="dxa"/>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3472"/>
        <w:gridCol w:w="1083"/>
        <w:gridCol w:w="2106"/>
        <w:gridCol w:w="2304"/>
      </w:tblGrid>
      <w:tr w:rsidR="004B324C" w14:paraId="2BF5A1EC" w14:textId="77777777" w:rsidTr="00A439A1">
        <w:trPr>
          <w:trHeight w:val="280"/>
          <w:tblHeader/>
        </w:trPr>
        <w:tc>
          <w:tcPr>
            <w:tcW w:w="1747"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03608F3E" w14:textId="77777777" w:rsidR="004B324C" w:rsidRPr="00A439A1" w:rsidRDefault="004B324C" w:rsidP="00B87F87">
            <w:pPr>
              <w:jc w:val="both"/>
              <w:rPr>
                <w:color w:val="FFFFFF" w:themeColor="background1"/>
              </w:rPr>
            </w:pPr>
            <w:r w:rsidRPr="00A439A1">
              <w:rPr>
                <w:b/>
                <w:bCs/>
                <w:color w:val="FFFFFF" w:themeColor="background1"/>
              </w:rPr>
              <w:t>Channel</w:t>
            </w:r>
          </w:p>
        </w:tc>
        <w:tc>
          <w:tcPr>
            <w:tcW w:w="3472"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2A63ECF4" w14:textId="77777777" w:rsidR="004B324C" w:rsidRPr="00A439A1" w:rsidRDefault="004B324C" w:rsidP="00B87F87">
            <w:pPr>
              <w:jc w:val="both"/>
              <w:rPr>
                <w:color w:val="FFFFFF" w:themeColor="background1"/>
              </w:rPr>
            </w:pPr>
            <w:r w:rsidRPr="00A439A1">
              <w:rPr>
                <w:b/>
                <w:bCs/>
                <w:color w:val="FFFFFF" w:themeColor="background1"/>
              </w:rPr>
              <w:t>Reviewed By</w:t>
            </w:r>
          </w:p>
        </w:tc>
        <w:tc>
          <w:tcPr>
            <w:tcW w:w="1083"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568625A8" w14:textId="77777777" w:rsidR="004B324C" w:rsidRPr="00A439A1" w:rsidRDefault="004B324C" w:rsidP="00B87F87">
            <w:pPr>
              <w:jc w:val="both"/>
              <w:rPr>
                <w:color w:val="FFFFFF" w:themeColor="background1"/>
              </w:rPr>
            </w:pPr>
            <w:r w:rsidRPr="00A439A1">
              <w:rPr>
                <w:b/>
                <w:bCs/>
                <w:color w:val="FFFFFF" w:themeColor="background1"/>
              </w:rPr>
              <w:t>Date(s)</w:t>
            </w:r>
          </w:p>
        </w:tc>
        <w:tc>
          <w:tcPr>
            <w:tcW w:w="2106"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735F6FC6" w14:textId="77777777" w:rsidR="004B324C" w:rsidRPr="00A439A1" w:rsidRDefault="004B324C" w:rsidP="00B87F87">
            <w:pPr>
              <w:jc w:val="both"/>
              <w:rPr>
                <w:color w:val="FFFFFF" w:themeColor="background1"/>
              </w:rPr>
            </w:pPr>
            <w:r w:rsidRPr="00A439A1">
              <w:rPr>
                <w:b/>
                <w:bCs/>
                <w:color w:val="FFFFFF" w:themeColor="background1"/>
              </w:rPr>
              <w:t>Devices / OS Covered</w:t>
            </w:r>
          </w:p>
        </w:tc>
        <w:tc>
          <w:tcPr>
            <w:tcW w:w="2304"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2F5005A7" w14:textId="77777777" w:rsidR="004B324C" w:rsidRPr="00A439A1" w:rsidRDefault="004B324C" w:rsidP="00B87F87">
            <w:pPr>
              <w:jc w:val="both"/>
              <w:rPr>
                <w:b/>
                <w:bCs/>
                <w:color w:val="FFFFFF" w:themeColor="background1"/>
              </w:rPr>
            </w:pPr>
            <w:r w:rsidRPr="00A439A1">
              <w:rPr>
                <w:b/>
                <w:bCs/>
                <w:color w:val="FFFFFF" w:themeColor="background1"/>
              </w:rPr>
              <w:t>Notes</w:t>
            </w:r>
          </w:p>
        </w:tc>
      </w:tr>
      <w:tr w:rsidR="004B324C" w14:paraId="66B8DDD0" w14:textId="77777777" w:rsidTr="00A439A1">
        <w:trPr>
          <w:trHeight w:val="280"/>
        </w:trPr>
        <w:tc>
          <w:tcPr>
            <w:tcW w:w="1747" w:type="dxa"/>
            <w:tcBorders>
              <w:top w:val="single" w:sz="4" w:space="0" w:color="auto"/>
              <w:left w:val="single" w:sz="4" w:space="0" w:color="auto"/>
              <w:bottom w:val="single" w:sz="4" w:space="0" w:color="auto"/>
              <w:right w:val="single" w:sz="4" w:space="0" w:color="auto"/>
            </w:tcBorders>
            <w:vAlign w:val="center"/>
            <w:hideMark/>
          </w:tcPr>
          <w:p w14:paraId="0951B4CD" w14:textId="77777777" w:rsidR="004B324C" w:rsidRPr="00302C5F" w:rsidRDefault="004B324C" w:rsidP="00B87F87">
            <w:pPr>
              <w:jc w:val="both"/>
            </w:pPr>
            <w:r w:rsidRPr="00302C5F">
              <w:t>Sehati Application</w:t>
            </w:r>
          </w:p>
        </w:tc>
        <w:tc>
          <w:tcPr>
            <w:tcW w:w="3472" w:type="dxa"/>
            <w:tcBorders>
              <w:top w:val="single" w:sz="4" w:space="0" w:color="auto"/>
              <w:left w:val="single" w:sz="4" w:space="0" w:color="auto"/>
              <w:bottom w:val="single" w:sz="4" w:space="0" w:color="auto"/>
              <w:right w:val="single" w:sz="4" w:space="0" w:color="auto"/>
            </w:tcBorders>
            <w:vAlign w:val="center"/>
            <w:hideMark/>
          </w:tcPr>
          <w:p w14:paraId="1E91DCB0" w14:textId="77777777" w:rsidR="004B324C" w:rsidRPr="00302C5F" w:rsidRDefault="004B324C" w:rsidP="00B87F87">
            <w:pPr>
              <w:jc w:val="both"/>
            </w:pPr>
            <w:r w:rsidRPr="00302C5F">
              <w:t>Alya Hasan Aldaka</w:t>
            </w:r>
          </w:p>
        </w:tc>
        <w:tc>
          <w:tcPr>
            <w:tcW w:w="1083" w:type="dxa"/>
            <w:tcBorders>
              <w:top w:val="single" w:sz="4" w:space="0" w:color="auto"/>
              <w:left w:val="single" w:sz="4" w:space="0" w:color="auto"/>
              <w:bottom w:val="single" w:sz="4" w:space="0" w:color="auto"/>
              <w:right w:val="single" w:sz="4" w:space="0" w:color="auto"/>
            </w:tcBorders>
            <w:vAlign w:val="center"/>
            <w:hideMark/>
          </w:tcPr>
          <w:p w14:paraId="5CCC18F6" w14:textId="77777777" w:rsidR="004B324C" w:rsidRPr="00302C5F" w:rsidRDefault="004B324C" w:rsidP="00B87F87">
            <w:pPr>
              <w:jc w:val="both"/>
            </w:pPr>
            <w:r w:rsidRPr="00302C5F">
              <w:t>26/7/2026</w:t>
            </w:r>
          </w:p>
        </w:tc>
        <w:tc>
          <w:tcPr>
            <w:tcW w:w="2106" w:type="dxa"/>
            <w:tcBorders>
              <w:top w:val="single" w:sz="4" w:space="0" w:color="auto"/>
              <w:left w:val="single" w:sz="4" w:space="0" w:color="auto"/>
              <w:bottom w:val="single" w:sz="4" w:space="0" w:color="auto"/>
              <w:right w:val="single" w:sz="4" w:space="0" w:color="auto"/>
            </w:tcBorders>
            <w:vAlign w:val="center"/>
            <w:hideMark/>
          </w:tcPr>
          <w:p w14:paraId="1CE68B15" w14:textId="580AF23E" w:rsidR="004B324C" w:rsidRPr="00302C5F" w:rsidRDefault="00211461" w:rsidP="00B87F87">
            <w:pPr>
              <w:jc w:val="both"/>
            </w:pPr>
            <w:r w:rsidRPr="00302C5F">
              <w:t>IOS/Android</w:t>
            </w:r>
          </w:p>
        </w:tc>
        <w:tc>
          <w:tcPr>
            <w:tcW w:w="2304" w:type="dxa"/>
            <w:tcBorders>
              <w:top w:val="single" w:sz="4" w:space="0" w:color="auto"/>
              <w:left w:val="single" w:sz="4" w:space="0" w:color="auto"/>
              <w:bottom w:val="single" w:sz="4" w:space="0" w:color="auto"/>
              <w:right w:val="single" w:sz="4" w:space="0" w:color="auto"/>
            </w:tcBorders>
          </w:tcPr>
          <w:p w14:paraId="537265D1" w14:textId="77777777" w:rsidR="004B324C" w:rsidRPr="00302C5F" w:rsidRDefault="004B324C" w:rsidP="00B87F87">
            <w:pPr>
              <w:jc w:val="both"/>
            </w:pPr>
          </w:p>
        </w:tc>
      </w:tr>
      <w:tr w:rsidR="004B324C" w14:paraId="0436598D" w14:textId="77777777" w:rsidTr="00A439A1">
        <w:trPr>
          <w:trHeight w:val="280"/>
        </w:trPr>
        <w:tc>
          <w:tcPr>
            <w:tcW w:w="1747" w:type="dxa"/>
            <w:tcBorders>
              <w:top w:val="single" w:sz="4" w:space="0" w:color="auto"/>
              <w:left w:val="single" w:sz="4" w:space="0" w:color="auto"/>
              <w:bottom w:val="single" w:sz="4" w:space="0" w:color="auto"/>
              <w:right w:val="single" w:sz="4" w:space="0" w:color="auto"/>
            </w:tcBorders>
            <w:vAlign w:val="center"/>
            <w:hideMark/>
          </w:tcPr>
          <w:p w14:paraId="5D225B10" w14:textId="77777777" w:rsidR="004B324C" w:rsidRPr="00302C5F" w:rsidRDefault="004B324C" w:rsidP="00B87F87">
            <w:pPr>
              <w:jc w:val="both"/>
            </w:pPr>
            <w:r w:rsidRPr="00302C5F">
              <w:t>MyGov Application</w:t>
            </w:r>
          </w:p>
        </w:tc>
        <w:tc>
          <w:tcPr>
            <w:tcW w:w="3472" w:type="dxa"/>
            <w:tcBorders>
              <w:top w:val="single" w:sz="4" w:space="0" w:color="auto"/>
              <w:left w:val="single" w:sz="4" w:space="0" w:color="auto"/>
              <w:bottom w:val="single" w:sz="4" w:space="0" w:color="auto"/>
              <w:right w:val="single" w:sz="4" w:space="0" w:color="auto"/>
            </w:tcBorders>
            <w:vAlign w:val="center"/>
            <w:hideMark/>
          </w:tcPr>
          <w:p w14:paraId="0A0C613D" w14:textId="77777777" w:rsidR="004B324C" w:rsidRPr="00302C5F" w:rsidRDefault="004B324C" w:rsidP="00B87F87">
            <w:pPr>
              <w:jc w:val="both"/>
            </w:pPr>
            <w:r w:rsidRPr="00302C5F">
              <w:t>Fatima Yaser Darraj</w:t>
            </w:r>
          </w:p>
        </w:tc>
        <w:tc>
          <w:tcPr>
            <w:tcW w:w="1083" w:type="dxa"/>
            <w:tcBorders>
              <w:top w:val="single" w:sz="4" w:space="0" w:color="auto"/>
              <w:left w:val="single" w:sz="4" w:space="0" w:color="auto"/>
              <w:bottom w:val="single" w:sz="4" w:space="0" w:color="auto"/>
              <w:right w:val="single" w:sz="4" w:space="0" w:color="auto"/>
            </w:tcBorders>
            <w:vAlign w:val="center"/>
            <w:hideMark/>
          </w:tcPr>
          <w:p w14:paraId="17FB0E45" w14:textId="77777777" w:rsidR="004B324C" w:rsidRPr="00302C5F" w:rsidRDefault="004B324C" w:rsidP="00B87F87">
            <w:pPr>
              <w:jc w:val="both"/>
            </w:pPr>
            <w:r w:rsidRPr="00302C5F">
              <w:t>26/7/2026</w:t>
            </w:r>
          </w:p>
        </w:tc>
        <w:tc>
          <w:tcPr>
            <w:tcW w:w="2106" w:type="dxa"/>
            <w:tcBorders>
              <w:top w:val="single" w:sz="4" w:space="0" w:color="auto"/>
              <w:left w:val="single" w:sz="4" w:space="0" w:color="auto"/>
              <w:bottom w:val="single" w:sz="4" w:space="0" w:color="auto"/>
              <w:right w:val="single" w:sz="4" w:space="0" w:color="auto"/>
            </w:tcBorders>
            <w:vAlign w:val="center"/>
            <w:hideMark/>
          </w:tcPr>
          <w:p w14:paraId="155F2DE2" w14:textId="798AAC8F" w:rsidR="004B324C" w:rsidRPr="00302C5F" w:rsidRDefault="00211461" w:rsidP="00B87F87">
            <w:pPr>
              <w:jc w:val="both"/>
            </w:pPr>
            <w:r w:rsidRPr="00302C5F">
              <w:t>IOS</w:t>
            </w:r>
            <w:r w:rsidR="00D91C65">
              <w:rPr>
                <w:sz w:val="19"/>
                <w:szCs w:val="19"/>
              </w:rPr>
              <w:t>/</w:t>
            </w:r>
            <w:r w:rsidRPr="00302C5F">
              <w:t>Android</w:t>
            </w:r>
          </w:p>
        </w:tc>
        <w:tc>
          <w:tcPr>
            <w:tcW w:w="2304" w:type="dxa"/>
            <w:tcBorders>
              <w:top w:val="single" w:sz="4" w:space="0" w:color="auto"/>
              <w:left w:val="single" w:sz="4" w:space="0" w:color="auto"/>
              <w:bottom w:val="single" w:sz="4" w:space="0" w:color="auto"/>
              <w:right w:val="single" w:sz="4" w:space="0" w:color="auto"/>
            </w:tcBorders>
            <w:hideMark/>
          </w:tcPr>
          <w:p w14:paraId="7F6FEF25" w14:textId="77777777" w:rsidR="004B324C" w:rsidRPr="00302C5F" w:rsidRDefault="004B324C" w:rsidP="00B87F87">
            <w:pPr>
              <w:jc w:val="both"/>
            </w:pPr>
            <w:r w:rsidRPr="00302C5F">
              <w:t>Only two services found</w:t>
            </w:r>
          </w:p>
        </w:tc>
      </w:tr>
      <w:tr w:rsidR="004B324C" w14:paraId="00A48EC4" w14:textId="77777777" w:rsidTr="00A439A1">
        <w:trPr>
          <w:trHeight w:val="280"/>
        </w:trPr>
        <w:tc>
          <w:tcPr>
            <w:tcW w:w="1747" w:type="dxa"/>
            <w:tcBorders>
              <w:top w:val="single" w:sz="4" w:space="0" w:color="auto"/>
              <w:left w:val="single" w:sz="4" w:space="0" w:color="auto"/>
              <w:bottom w:val="single" w:sz="4" w:space="0" w:color="auto"/>
              <w:right w:val="single" w:sz="4" w:space="0" w:color="auto"/>
            </w:tcBorders>
            <w:vAlign w:val="center"/>
            <w:hideMark/>
          </w:tcPr>
          <w:p w14:paraId="34163A7C" w14:textId="77777777" w:rsidR="004B324C" w:rsidRPr="00302C5F" w:rsidRDefault="004B324C" w:rsidP="00B87F87">
            <w:pPr>
              <w:jc w:val="both"/>
            </w:pPr>
            <w:r w:rsidRPr="00302C5F">
              <w:t>MOH Website</w:t>
            </w:r>
          </w:p>
        </w:tc>
        <w:tc>
          <w:tcPr>
            <w:tcW w:w="3472" w:type="dxa"/>
            <w:tcBorders>
              <w:top w:val="single" w:sz="4" w:space="0" w:color="auto"/>
              <w:left w:val="single" w:sz="4" w:space="0" w:color="auto"/>
              <w:bottom w:val="single" w:sz="4" w:space="0" w:color="auto"/>
              <w:right w:val="single" w:sz="4" w:space="0" w:color="auto"/>
            </w:tcBorders>
            <w:vAlign w:val="center"/>
            <w:hideMark/>
          </w:tcPr>
          <w:p w14:paraId="53CE6CBB" w14:textId="77777777" w:rsidR="004B324C" w:rsidRPr="00302C5F" w:rsidRDefault="004B324C" w:rsidP="00B87F87">
            <w:pPr>
              <w:jc w:val="both"/>
            </w:pPr>
            <w:r w:rsidRPr="00302C5F">
              <w:t xml:space="preserve">Eman Yaser AlAsaadi </w:t>
            </w:r>
          </w:p>
        </w:tc>
        <w:tc>
          <w:tcPr>
            <w:tcW w:w="1083" w:type="dxa"/>
            <w:tcBorders>
              <w:top w:val="single" w:sz="4" w:space="0" w:color="auto"/>
              <w:left w:val="single" w:sz="4" w:space="0" w:color="auto"/>
              <w:bottom w:val="single" w:sz="4" w:space="0" w:color="auto"/>
              <w:right w:val="single" w:sz="4" w:space="0" w:color="auto"/>
            </w:tcBorders>
            <w:vAlign w:val="center"/>
            <w:hideMark/>
          </w:tcPr>
          <w:p w14:paraId="312E18ED" w14:textId="77777777" w:rsidR="004B324C" w:rsidRPr="00302C5F" w:rsidRDefault="004B324C" w:rsidP="00B87F87">
            <w:pPr>
              <w:jc w:val="both"/>
            </w:pPr>
            <w:r w:rsidRPr="00302C5F">
              <w:t>26/7/2026</w:t>
            </w:r>
          </w:p>
        </w:tc>
        <w:tc>
          <w:tcPr>
            <w:tcW w:w="2106" w:type="dxa"/>
            <w:tcBorders>
              <w:top w:val="single" w:sz="4" w:space="0" w:color="auto"/>
              <w:left w:val="single" w:sz="4" w:space="0" w:color="auto"/>
              <w:bottom w:val="single" w:sz="4" w:space="0" w:color="auto"/>
              <w:right w:val="single" w:sz="4" w:space="0" w:color="auto"/>
            </w:tcBorders>
            <w:vAlign w:val="center"/>
            <w:hideMark/>
          </w:tcPr>
          <w:p w14:paraId="507F1184" w14:textId="35112A9D" w:rsidR="004B324C" w:rsidRPr="00302C5F" w:rsidRDefault="004B324C" w:rsidP="00B87F87">
            <w:pPr>
              <w:jc w:val="both"/>
            </w:pPr>
            <w:r w:rsidRPr="00302C5F">
              <w:t>Windows 11</w:t>
            </w:r>
            <w:r w:rsidR="00D91C65">
              <w:rPr>
                <w:sz w:val="19"/>
                <w:szCs w:val="19"/>
              </w:rPr>
              <w:t>/</w:t>
            </w:r>
            <w:r w:rsidR="0096389E">
              <w:rPr>
                <w:sz w:val="19"/>
                <w:szCs w:val="19"/>
              </w:rPr>
              <w:t>Android</w:t>
            </w:r>
            <w:r w:rsidR="00D91C65">
              <w:rPr>
                <w:sz w:val="19"/>
                <w:szCs w:val="19"/>
              </w:rPr>
              <w:t xml:space="preserve"> /</w:t>
            </w:r>
            <w:r w:rsidR="0096389E">
              <w:rPr>
                <w:sz w:val="19"/>
                <w:szCs w:val="19"/>
              </w:rPr>
              <w:t>IOS</w:t>
            </w:r>
          </w:p>
        </w:tc>
        <w:tc>
          <w:tcPr>
            <w:tcW w:w="2304" w:type="dxa"/>
            <w:tcBorders>
              <w:top w:val="single" w:sz="4" w:space="0" w:color="auto"/>
              <w:left w:val="single" w:sz="4" w:space="0" w:color="auto"/>
              <w:bottom w:val="single" w:sz="4" w:space="0" w:color="auto"/>
              <w:right w:val="single" w:sz="4" w:space="0" w:color="auto"/>
            </w:tcBorders>
          </w:tcPr>
          <w:p w14:paraId="35CFD17E" w14:textId="14A61BC1" w:rsidR="004B324C" w:rsidRPr="00302C5F" w:rsidRDefault="00451C4F" w:rsidP="00B87F87">
            <w:pPr>
              <w:jc w:val="both"/>
            </w:pPr>
            <w:r w:rsidRPr="00302C5F">
              <w:t>There is no ease in finding the service from the phone screen on more than one different device.</w:t>
            </w:r>
          </w:p>
        </w:tc>
      </w:tr>
    </w:tbl>
    <w:p w14:paraId="25C0BB4A" w14:textId="00E6D219" w:rsidR="008563F6" w:rsidRDefault="00B94519" w:rsidP="00B87F87">
      <w:pPr>
        <w:jc w:val="both"/>
      </w:pPr>
      <w:r>
        <w:br w:type="page"/>
      </w:r>
    </w:p>
    <w:p w14:paraId="17F95B04" w14:textId="77777777" w:rsidR="00605192" w:rsidRPr="00D238F7" w:rsidRDefault="00953676" w:rsidP="00B87F87">
      <w:pPr>
        <w:pStyle w:val="Heading2"/>
        <w:spacing w:after="240"/>
        <w:jc w:val="both"/>
        <w:rPr>
          <w:b/>
          <w:bCs/>
          <w:color w:val="auto"/>
        </w:rPr>
      </w:pPr>
      <w:bookmarkStart w:id="10" w:name="_Toc236913073"/>
      <w:r w:rsidRPr="00D238F7">
        <w:rPr>
          <w:b/>
          <w:bCs/>
          <w:color w:val="auto"/>
        </w:rPr>
        <w:lastRenderedPageBreak/>
        <w:t>3.3.1</w:t>
      </w:r>
      <w:r w:rsidR="00E338F4" w:rsidRPr="00D238F7">
        <w:rPr>
          <w:b/>
          <w:bCs/>
          <w:color w:val="auto"/>
        </w:rPr>
        <w:t xml:space="preserve"> Services Review</w:t>
      </w:r>
      <w:bookmarkEnd w:id="10"/>
      <w:r w:rsidR="00126381" w:rsidRPr="00D238F7">
        <w:rPr>
          <w:b/>
          <w:bCs/>
          <w:color w:val="auto"/>
        </w:rPr>
        <w:t xml:space="preserve"> </w:t>
      </w:r>
    </w:p>
    <w:p w14:paraId="29748E52" w14:textId="0FDE3C37" w:rsidR="00326ED2" w:rsidRPr="00326ED2" w:rsidRDefault="00326ED2" w:rsidP="00B87F87">
      <w:pPr>
        <w:spacing w:after="240"/>
        <w:ind w:firstLine="720"/>
        <w:jc w:val="both"/>
        <w:rPr>
          <w:sz w:val="22"/>
          <w:szCs w:val="22"/>
        </w:rPr>
      </w:pPr>
      <w:r w:rsidRPr="00326ED2">
        <w:rPr>
          <w:sz w:val="22"/>
          <w:szCs w:val="22"/>
        </w:rPr>
        <w:t xml:space="preserve">This section reviews the existing Primary Healthcare Centers (PHC) e-services currently available through the Sehati </w:t>
      </w:r>
      <w:r w:rsidR="002A1E19" w:rsidRPr="00326ED2">
        <w:rPr>
          <w:sz w:val="22"/>
          <w:szCs w:val="22"/>
        </w:rPr>
        <w:t>application,</w:t>
      </w:r>
      <w:r w:rsidR="00062480">
        <w:rPr>
          <w:sz w:val="22"/>
          <w:szCs w:val="22"/>
        </w:rPr>
        <w:t xml:space="preserve"> MyGov</w:t>
      </w:r>
      <w:r w:rsidR="002A1E19">
        <w:rPr>
          <w:sz w:val="22"/>
          <w:szCs w:val="22"/>
        </w:rPr>
        <w:t xml:space="preserve"> </w:t>
      </w:r>
      <w:r w:rsidR="002A1E19" w:rsidRPr="002A1E19">
        <w:rPr>
          <w:sz w:val="22"/>
          <w:szCs w:val="22"/>
        </w:rPr>
        <w:t>application</w:t>
      </w:r>
      <w:r w:rsidR="00062480">
        <w:rPr>
          <w:sz w:val="22"/>
          <w:szCs w:val="22"/>
        </w:rPr>
        <w:t xml:space="preserve"> and</w:t>
      </w:r>
      <w:r w:rsidRPr="00326ED2">
        <w:rPr>
          <w:sz w:val="22"/>
          <w:szCs w:val="22"/>
        </w:rPr>
        <w:t xml:space="preserve"> Ministry of Health (MOH) website. Each service is evaluated to understand its current workflow, identify usability issues, and assess how effectively it supports users in completing common PHC tasks. The findings from this review provide the foundation for identifying improvement opportunities and guiding the redesign of the proposed N</w:t>
      </w:r>
      <w:r w:rsidR="002C0163">
        <w:rPr>
          <w:sz w:val="22"/>
          <w:szCs w:val="22"/>
        </w:rPr>
        <w:t>a</w:t>
      </w:r>
      <w:r w:rsidRPr="00326ED2">
        <w:rPr>
          <w:sz w:val="22"/>
          <w:szCs w:val="22"/>
        </w:rPr>
        <w:t>raak platform.</w:t>
      </w:r>
    </w:p>
    <w:p w14:paraId="778B93B4" w14:textId="33118A97" w:rsidR="007E1D8D" w:rsidRPr="00D238F7" w:rsidRDefault="00C74BB4" w:rsidP="00B87F87">
      <w:pPr>
        <w:pStyle w:val="Heading2"/>
        <w:spacing w:after="240"/>
        <w:jc w:val="both"/>
        <w:rPr>
          <w:b/>
          <w:bCs/>
          <w:color w:val="auto"/>
        </w:rPr>
      </w:pPr>
      <w:bookmarkStart w:id="11" w:name="_Toc236913074"/>
      <w:r w:rsidRPr="00D238F7">
        <w:rPr>
          <w:b/>
          <w:bCs/>
          <w:color w:val="auto"/>
        </w:rPr>
        <w:t xml:space="preserve">3.3.1.1 </w:t>
      </w:r>
      <w:r w:rsidR="00126381" w:rsidRPr="00D238F7">
        <w:rPr>
          <w:b/>
          <w:bCs/>
          <w:color w:val="auto"/>
        </w:rPr>
        <w:t>Sehati Application</w:t>
      </w:r>
      <w:bookmarkEnd w:id="11"/>
    </w:p>
    <w:p w14:paraId="62C92A27" w14:textId="3C6EBC0B" w:rsidR="00466AC0" w:rsidRPr="00466AC0" w:rsidRDefault="00466AC0" w:rsidP="00B87F87">
      <w:pPr>
        <w:spacing w:after="240"/>
        <w:ind w:firstLine="720"/>
        <w:jc w:val="both"/>
        <w:rPr>
          <w:sz w:val="22"/>
          <w:szCs w:val="22"/>
        </w:rPr>
      </w:pPr>
      <w:r w:rsidRPr="00466AC0">
        <w:rPr>
          <w:noProof/>
          <w:sz w:val="22"/>
          <w:szCs w:val="22"/>
        </w:rPr>
        <w:drawing>
          <wp:anchor distT="0" distB="0" distL="114300" distR="114300" simplePos="0" relativeHeight="251501568" behindDoc="0" locked="0" layoutInCell="1" allowOverlap="1" wp14:anchorId="250FA378" wp14:editId="6FD9D168">
            <wp:simplePos x="0" y="0"/>
            <wp:positionH relativeFrom="margin">
              <wp:align>center</wp:align>
            </wp:positionH>
            <wp:positionV relativeFrom="paragraph">
              <wp:posOffset>1465580</wp:posOffset>
            </wp:positionV>
            <wp:extent cx="3314700" cy="870585"/>
            <wp:effectExtent l="0" t="0" r="0" b="5715"/>
            <wp:wrapTopAndBottom/>
            <wp:docPr id="66023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33419" name=""/>
                    <pic:cNvPicPr/>
                  </pic:nvPicPr>
                  <pic:blipFill>
                    <a:blip r:embed="rId9">
                      <a:extLst>
                        <a:ext uri="{28A0092B-C50C-407E-A947-70E740481C1C}">
                          <a14:useLocalDpi xmlns:a14="http://schemas.microsoft.com/office/drawing/2010/main" val="0"/>
                        </a:ext>
                      </a:extLst>
                    </a:blip>
                    <a:stretch>
                      <a:fillRect/>
                    </a:stretch>
                  </pic:blipFill>
                  <pic:spPr>
                    <a:xfrm>
                      <a:off x="0" y="0"/>
                      <a:ext cx="3314700" cy="870585"/>
                    </a:xfrm>
                    <a:prstGeom prst="rect">
                      <a:avLst/>
                    </a:prstGeom>
                    <a:ln w="3175">
                      <a:noFill/>
                    </a:ln>
                  </pic:spPr>
                </pic:pic>
              </a:graphicData>
            </a:graphic>
            <wp14:sizeRelH relativeFrom="margin">
              <wp14:pctWidth>0</wp14:pctWidth>
            </wp14:sizeRelH>
            <wp14:sizeRelV relativeFrom="margin">
              <wp14:pctHeight>0</wp14:pctHeight>
            </wp14:sizeRelV>
          </wp:anchor>
        </w:drawing>
      </w:r>
      <w:r w:rsidR="003C2076" w:rsidRPr="003C2076">
        <w:rPr>
          <w:sz w:val="22"/>
          <w:szCs w:val="22"/>
        </w:rPr>
        <w:t xml:space="preserve">The Sehati application is one of the Kingdom of Bahrain's official digital healthcare platforms, providing citizens and residents with access to a range of </w:t>
      </w:r>
      <w:r w:rsidR="00CD0310">
        <w:rPr>
          <w:sz w:val="22"/>
          <w:szCs w:val="22"/>
        </w:rPr>
        <w:t xml:space="preserve">primary </w:t>
      </w:r>
      <w:r w:rsidR="003C2076" w:rsidRPr="003C2076">
        <w:rPr>
          <w:sz w:val="22"/>
          <w:szCs w:val="22"/>
        </w:rPr>
        <w:t xml:space="preserve">healthcare </w:t>
      </w:r>
      <w:r w:rsidR="00C4684A" w:rsidRPr="003C2076">
        <w:rPr>
          <w:sz w:val="22"/>
          <w:szCs w:val="22"/>
        </w:rPr>
        <w:t>services</w:t>
      </w:r>
      <w:r w:rsidR="00C4684A">
        <w:rPr>
          <w:sz w:val="22"/>
          <w:szCs w:val="22"/>
        </w:rPr>
        <w:t xml:space="preserve"> (</w:t>
      </w:r>
      <w:r w:rsidR="0041755F">
        <w:rPr>
          <w:sz w:val="22"/>
          <w:szCs w:val="22"/>
        </w:rPr>
        <w:t>As shown in Figure 1)</w:t>
      </w:r>
      <w:r w:rsidR="003C2076" w:rsidRPr="003C2076">
        <w:rPr>
          <w:sz w:val="22"/>
          <w:szCs w:val="22"/>
        </w:rPr>
        <w:t>. In addition to general healthcare and hospital services, the application includes several Primary Healthcare Centers (PHC) e-services, including appointment booking, medical records</w:t>
      </w:r>
      <w:r w:rsidR="003C2076">
        <w:rPr>
          <w:sz w:val="22"/>
          <w:szCs w:val="22"/>
        </w:rPr>
        <w:t xml:space="preserve"> and</w:t>
      </w:r>
      <w:r w:rsidR="003C2076" w:rsidRPr="003C2076">
        <w:t xml:space="preserve"> </w:t>
      </w:r>
      <w:r w:rsidR="00A84ACC">
        <w:rPr>
          <w:sz w:val="22"/>
          <w:szCs w:val="22"/>
        </w:rPr>
        <w:t>c</w:t>
      </w:r>
      <w:r w:rsidR="00A84ACC" w:rsidRPr="003C2076">
        <w:rPr>
          <w:sz w:val="22"/>
          <w:szCs w:val="22"/>
        </w:rPr>
        <w:t>ertificates</w:t>
      </w:r>
      <w:r w:rsidR="00A84ACC">
        <w:rPr>
          <w:sz w:val="22"/>
          <w:szCs w:val="22"/>
        </w:rPr>
        <w:t>,</w:t>
      </w:r>
      <w:r w:rsidR="003C2076" w:rsidRPr="003C2076">
        <w:rPr>
          <w:sz w:val="22"/>
          <w:szCs w:val="22"/>
        </w:rPr>
        <w:t xml:space="preserve"> and vaccination records and certificates. These services enable users to access essential PHC information and perform routine healthcare tasks through a single mobile application. The following subsections review each PHC service to evaluate its current user experience, identify usability issues, and highlight opportunities for improvement.</w:t>
      </w:r>
    </w:p>
    <w:p w14:paraId="1089C7AB" w14:textId="7E0C3A88" w:rsidR="00466AC0" w:rsidRPr="0041755F" w:rsidRDefault="00466AC0" w:rsidP="00B87F87">
      <w:pPr>
        <w:pStyle w:val="Caption"/>
        <w:spacing w:before="240" w:after="0"/>
        <w:jc w:val="center"/>
        <w:rPr>
          <w:b/>
          <w:bCs/>
          <w:i w:val="0"/>
          <w:iCs w:val="0"/>
          <w:color w:val="auto"/>
          <w:sz w:val="22"/>
          <w:szCs w:val="22"/>
        </w:rPr>
      </w:pPr>
      <w:bookmarkStart w:id="12" w:name="_Toc236912917"/>
      <w:r w:rsidRPr="0041755F">
        <w:rPr>
          <w:b/>
          <w:bCs/>
          <w:i w:val="0"/>
          <w:iCs w:val="0"/>
          <w:color w:val="auto"/>
        </w:rPr>
        <w:t xml:space="preserve">Figure </w:t>
      </w:r>
      <w:r w:rsidRPr="0041755F">
        <w:rPr>
          <w:b/>
          <w:bCs/>
          <w:i w:val="0"/>
          <w:iCs w:val="0"/>
          <w:color w:val="auto"/>
        </w:rPr>
        <w:fldChar w:fldCharType="begin"/>
      </w:r>
      <w:r w:rsidRPr="0041755F">
        <w:rPr>
          <w:b/>
          <w:bCs/>
          <w:i w:val="0"/>
          <w:iCs w:val="0"/>
          <w:color w:val="auto"/>
        </w:rPr>
        <w:instrText xml:space="preserve"> SEQ Figure \* ARABIC </w:instrText>
      </w:r>
      <w:r w:rsidRPr="0041755F">
        <w:rPr>
          <w:b/>
          <w:bCs/>
          <w:i w:val="0"/>
          <w:iCs w:val="0"/>
          <w:color w:val="auto"/>
        </w:rPr>
        <w:fldChar w:fldCharType="separate"/>
      </w:r>
      <w:r w:rsidR="00026CD4">
        <w:rPr>
          <w:b/>
          <w:bCs/>
          <w:i w:val="0"/>
          <w:iCs w:val="0"/>
          <w:noProof/>
          <w:color w:val="auto"/>
        </w:rPr>
        <w:t>1</w:t>
      </w:r>
      <w:r w:rsidRPr="0041755F">
        <w:rPr>
          <w:b/>
          <w:bCs/>
          <w:i w:val="0"/>
          <w:iCs w:val="0"/>
          <w:color w:val="auto"/>
        </w:rPr>
        <w:fldChar w:fldCharType="end"/>
      </w:r>
      <w:r w:rsidR="0041755F">
        <w:rPr>
          <w:b/>
          <w:bCs/>
          <w:i w:val="0"/>
          <w:iCs w:val="0"/>
          <w:color w:val="auto"/>
        </w:rPr>
        <w:t xml:space="preserve">: </w:t>
      </w:r>
      <w:r w:rsidRPr="0041755F">
        <w:rPr>
          <w:b/>
          <w:bCs/>
          <w:i w:val="0"/>
          <w:iCs w:val="0"/>
          <w:color w:val="auto"/>
        </w:rPr>
        <w:t>Sehati Application</w:t>
      </w:r>
      <w:bookmarkEnd w:id="12"/>
    </w:p>
    <w:p w14:paraId="0AB6CCBF" w14:textId="77777777" w:rsidR="00466AC0" w:rsidRPr="003C2076" w:rsidRDefault="00466AC0" w:rsidP="00B87F87">
      <w:pPr>
        <w:spacing w:after="240"/>
        <w:jc w:val="both"/>
        <w:rPr>
          <w:sz w:val="22"/>
          <w:szCs w:val="22"/>
        </w:rPr>
      </w:pPr>
    </w:p>
    <w:p w14:paraId="3D7D93C5" w14:textId="45F7C9F9" w:rsidR="008F61C5" w:rsidRPr="00D238F7" w:rsidRDefault="00F62F2A" w:rsidP="00B87F87">
      <w:pPr>
        <w:pStyle w:val="Heading2"/>
        <w:spacing w:after="240"/>
        <w:jc w:val="both"/>
        <w:rPr>
          <w:b/>
          <w:bCs/>
          <w:color w:val="auto"/>
        </w:rPr>
      </w:pPr>
      <w:bookmarkStart w:id="13" w:name="_Toc236913075"/>
      <w:r w:rsidRPr="00D238F7">
        <w:rPr>
          <w:b/>
          <w:bCs/>
          <w:color w:val="auto"/>
        </w:rPr>
        <w:t>3.3.1.1</w:t>
      </w:r>
      <w:r w:rsidR="00C74BB4" w:rsidRPr="00D238F7">
        <w:rPr>
          <w:b/>
          <w:bCs/>
          <w:color w:val="auto"/>
        </w:rPr>
        <w:t>.1</w:t>
      </w:r>
      <w:r w:rsidRPr="00D238F7">
        <w:rPr>
          <w:b/>
          <w:bCs/>
          <w:color w:val="auto"/>
        </w:rPr>
        <w:t xml:space="preserve"> Appointment Booking</w:t>
      </w:r>
      <w:r w:rsidR="002E744C" w:rsidRPr="00D238F7">
        <w:rPr>
          <w:b/>
          <w:bCs/>
          <w:color w:val="auto"/>
        </w:rPr>
        <w:t xml:space="preserve"> Service</w:t>
      </w:r>
      <w:bookmarkEnd w:id="13"/>
    </w:p>
    <w:p w14:paraId="49B41950" w14:textId="15575113" w:rsidR="008F61C5" w:rsidRDefault="0027322E" w:rsidP="00B87F87">
      <w:pPr>
        <w:ind w:firstLine="720"/>
        <w:jc w:val="both"/>
        <w:rPr>
          <w:sz w:val="22"/>
          <w:szCs w:val="22"/>
        </w:rPr>
      </w:pPr>
      <w:r w:rsidRPr="0027322E">
        <w:rPr>
          <w:sz w:val="22"/>
          <w:szCs w:val="22"/>
        </w:rPr>
        <w:t xml:space="preserve">The appointment booking flow was reviewed by walking through the process end-to-end within the Sehati application, from the initial "Upcoming Appointments" screen to time-slot selection (as shown in Figure </w:t>
      </w:r>
      <w:r w:rsidR="0041755F">
        <w:rPr>
          <w:sz w:val="22"/>
          <w:szCs w:val="22"/>
        </w:rPr>
        <w:t>2</w:t>
      </w:r>
      <w:r w:rsidRPr="0027322E">
        <w:rPr>
          <w:sz w:val="22"/>
          <w:szCs w:val="22"/>
        </w:rPr>
        <w:t>). The booking process requires users to complete a lengthy sequence of steps before an appointment can be confirmed. Users must select a health center, a specialty (e.g., Dental or General Clinic), a doctor, a date, and finally a time slot from a list of available options. Each step must be completed in sequence, and the flow does not allow users to skip ahead. For a time-sensitive task such as booking a medical appointment, this multi-step, doctor-centric process increases the time and effort required, particularly for users who simply want the earliest available appointment rather than a specific doctor. The "Upcoming Appointments" landing screen adds a further layer of confusion by displaying booking cards for Health Center, King Hamad University Hospital, Government Hospitals, and SMC Medical Prescriptions Delivery Service side by side, without any clear visual or textual distinction between Primary Healthcare Centers services and general hospital or prescription delivery services. As a result, users</w:t>
      </w:r>
      <w:r>
        <w:rPr>
          <w:sz w:val="22"/>
          <w:szCs w:val="22"/>
        </w:rPr>
        <w:t xml:space="preserve"> </w:t>
      </w:r>
      <w:r w:rsidRPr="0027322E">
        <w:rPr>
          <w:sz w:val="22"/>
          <w:szCs w:val="22"/>
        </w:rPr>
        <w:t>particularly older adults and those with limited digital literacy</w:t>
      </w:r>
      <w:r>
        <w:rPr>
          <w:sz w:val="22"/>
          <w:szCs w:val="22"/>
        </w:rPr>
        <w:t xml:space="preserve"> </w:t>
      </w:r>
      <w:r w:rsidRPr="0027322E">
        <w:rPr>
          <w:sz w:val="22"/>
          <w:szCs w:val="22"/>
        </w:rPr>
        <w:t>may struggle to identify the correct PHC service, increasing the likelihood of selecting the wrong category before the booking process even begins.</w:t>
      </w:r>
    </w:p>
    <w:p w14:paraId="0EBDCD51" w14:textId="77777777" w:rsidR="00CE199B" w:rsidRPr="008F61C5" w:rsidRDefault="00CE199B" w:rsidP="00B87F87">
      <w:pPr>
        <w:jc w:val="both"/>
        <w:rPr>
          <w:sz w:val="22"/>
          <w:szCs w:val="22"/>
        </w:rPr>
      </w:pPr>
    </w:p>
    <w:p w14:paraId="173D5974" w14:textId="4C136927" w:rsidR="00224973" w:rsidRDefault="00E338F4" w:rsidP="00B87F87">
      <w:pPr>
        <w:jc w:val="both"/>
        <w:rPr>
          <w:color w:val="074F6A" w:themeColor="accent4" w:themeShade="80"/>
        </w:rPr>
      </w:pPr>
      <w:r>
        <w:rPr>
          <w:noProof/>
        </w:rPr>
        <w:lastRenderedPageBreak/>
        <w:drawing>
          <wp:inline distT="0" distB="0" distL="0" distR="0" wp14:anchorId="26E43EC2" wp14:editId="48F899FA">
            <wp:extent cx="5428414" cy="2524760"/>
            <wp:effectExtent l="0" t="0" r="1270" b="8890"/>
            <wp:docPr id="89860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2927" cy="2526859"/>
                    </a:xfrm>
                    <a:prstGeom prst="rect">
                      <a:avLst/>
                    </a:prstGeom>
                    <a:noFill/>
                    <a:ln w="6350">
                      <a:noFill/>
                    </a:ln>
                  </pic:spPr>
                </pic:pic>
              </a:graphicData>
            </a:graphic>
          </wp:inline>
        </w:drawing>
      </w:r>
    </w:p>
    <w:p w14:paraId="53F319E9" w14:textId="1E4F591E" w:rsidR="00224973" w:rsidRPr="004617DB" w:rsidRDefault="00224973" w:rsidP="00B87F87">
      <w:pPr>
        <w:spacing w:before="240"/>
        <w:jc w:val="center"/>
        <w:rPr>
          <w:b/>
          <w:bCs/>
          <w:sz w:val="22"/>
          <w:szCs w:val="22"/>
        </w:rPr>
      </w:pPr>
      <w:bookmarkStart w:id="14" w:name="_Toc236912918"/>
      <w:r w:rsidRPr="004617DB">
        <w:rPr>
          <w:b/>
          <w:bCs/>
          <w:sz w:val="22"/>
          <w:szCs w:val="22"/>
        </w:rPr>
        <w:t xml:space="preserve">Figure </w:t>
      </w:r>
      <w:r w:rsidR="00466AC0" w:rsidRPr="004617DB">
        <w:rPr>
          <w:b/>
          <w:bCs/>
          <w:sz w:val="22"/>
          <w:szCs w:val="22"/>
        </w:rPr>
        <w:fldChar w:fldCharType="begin"/>
      </w:r>
      <w:r w:rsidR="00466AC0" w:rsidRPr="004617DB">
        <w:rPr>
          <w:b/>
          <w:bCs/>
          <w:sz w:val="22"/>
          <w:szCs w:val="22"/>
        </w:rPr>
        <w:instrText xml:space="preserve"> SEQ Figure \* ARABIC </w:instrText>
      </w:r>
      <w:r w:rsidR="00466AC0" w:rsidRPr="004617DB">
        <w:rPr>
          <w:b/>
          <w:bCs/>
          <w:sz w:val="22"/>
          <w:szCs w:val="22"/>
        </w:rPr>
        <w:fldChar w:fldCharType="separate"/>
      </w:r>
      <w:r w:rsidR="00026CD4" w:rsidRPr="004617DB">
        <w:rPr>
          <w:b/>
          <w:bCs/>
          <w:noProof/>
          <w:sz w:val="22"/>
          <w:szCs w:val="22"/>
        </w:rPr>
        <w:t>2</w:t>
      </w:r>
      <w:r w:rsidR="00466AC0" w:rsidRPr="004617DB">
        <w:rPr>
          <w:b/>
          <w:bCs/>
          <w:sz w:val="22"/>
          <w:szCs w:val="22"/>
        </w:rPr>
        <w:fldChar w:fldCharType="end"/>
      </w:r>
      <w:r w:rsidRPr="004617DB">
        <w:rPr>
          <w:b/>
          <w:bCs/>
          <w:sz w:val="22"/>
          <w:szCs w:val="22"/>
        </w:rPr>
        <w:t>: Appointment Booking</w:t>
      </w:r>
      <w:r w:rsidR="002E744C" w:rsidRPr="004617DB">
        <w:rPr>
          <w:b/>
          <w:bCs/>
          <w:sz w:val="22"/>
          <w:szCs w:val="22"/>
        </w:rPr>
        <w:t xml:space="preserve"> Service</w:t>
      </w:r>
      <w:bookmarkEnd w:id="14"/>
    </w:p>
    <w:p w14:paraId="689700C8" w14:textId="77777777" w:rsidR="00224973" w:rsidRDefault="00224973" w:rsidP="00B87F87">
      <w:pPr>
        <w:jc w:val="both"/>
      </w:pPr>
    </w:p>
    <w:p w14:paraId="06543407" w14:textId="77777777" w:rsidR="00520E5F" w:rsidRDefault="00520E5F" w:rsidP="00B87F87">
      <w:pPr>
        <w:jc w:val="both"/>
      </w:pPr>
    </w:p>
    <w:p w14:paraId="5CF412EA" w14:textId="5EC53CEB" w:rsidR="00707282" w:rsidRPr="00D238F7" w:rsidRDefault="00224973" w:rsidP="00B87F87">
      <w:pPr>
        <w:pStyle w:val="Heading2"/>
        <w:spacing w:before="240" w:after="240"/>
        <w:jc w:val="both"/>
        <w:rPr>
          <w:b/>
          <w:bCs/>
          <w:color w:val="auto"/>
        </w:rPr>
      </w:pPr>
      <w:bookmarkStart w:id="15" w:name="_Toc236913076"/>
      <w:r w:rsidRPr="00D238F7">
        <w:rPr>
          <w:b/>
          <w:bCs/>
          <w:color w:val="auto"/>
        </w:rPr>
        <w:t>3.3.1.</w:t>
      </w:r>
      <w:r w:rsidR="00793C0C" w:rsidRPr="00D238F7">
        <w:rPr>
          <w:b/>
          <w:bCs/>
          <w:color w:val="auto"/>
        </w:rPr>
        <w:t>1.2</w:t>
      </w:r>
      <w:r w:rsidRPr="00D238F7">
        <w:rPr>
          <w:b/>
          <w:bCs/>
          <w:color w:val="auto"/>
        </w:rPr>
        <w:t xml:space="preserve"> </w:t>
      </w:r>
      <w:r w:rsidR="00F43655" w:rsidRPr="00D238F7">
        <w:rPr>
          <w:b/>
          <w:bCs/>
          <w:color w:val="auto"/>
        </w:rPr>
        <w:t>Medical Reports &amp; Certificates</w:t>
      </w:r>
      <w:r w:rsidR="002E744C" w:rsidRPr="00D238F7">
        <w:rPr>
          <w:b/>
          <w:bCs/>
          <w:color w:val="auto"/>
        </w:rPr>
        <w:t xml:space="preserve"> Service</w:t>
      </w:r>
      <w:bookmarkEnd w:id="15"/>
    </w:p>
    <w:p w14:paraId="3A2A3518" w14:textId="4FBEF0B1" w:rsidR="00FE5715" w:rsidRPr="00924A98" w:rsidRDefault="009952F2" w:rsidP="00B87F87">
      <w:pPr>
        <w:ind w:firstLine="720"/>
        <w:jc w:val="both"/>
        <w:rPr>
          <w:b/>
          <w:bCs/>
          <w:i/>
          <w:iCs/>
        </w:rPr>
      </w:pPr>
      <w:r w:rsidRPr="00707282">
        <w:rPr>
          <w:noProof/>
          <w:sz w:val="22"/>
          <w:szCs w:val="22"/>
        </w:rPr>
        <w:drawing>
          <wp:anchor distT="0" distB="0" distL="114300" distR="114300" simplePos="0" relativeHeight="251489280" behindDoc="0" locked="0" layoutInCell="1" allowOverlap="1" wp14:anchorId="46351090" wp14:editId="0E23D070">
            <wp:simplePos x="0" y="0"/>
            <wp:positionH relativeFrom="margin">
              <wp:align>center</wp:align>
            </wp:positionH>
            <wp:positionV relativeFrom="paragraph">
              <wp:posOffset>898525</wp:posOffset>
            </wp:positionV>
            <wp:extent cx="4229100" cy="2728595"/>
            <wp:effectExtent l="0" t="0" r="0" b="0"/>
            <wp:wrapTopAndBottom/>
            <wp:docPr id="1807104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2728595"/>
                    </a:xfrm>
                    <a:prstGeom prst="rect">
                      <a:avLst/>
                    </a:prstGeom>
                    <a:noFill/>
                    <a:ln w="6350">
                      <a:noFill/>
                    </a:ln>
                  </pic:spPr>
                </pic:pic>
              </a:graphicData>
            </a:graphic>
            <wp14:sizeRelH relativeFrom="margin">
              <wp14:pctWidth>0</wp14:pctWidth>
            </wp14:sizeRelH>
            <wp14:sizeRelV relativeFrom="margin">
              <wp14:pctHeight>0</wp14:pctHeight>
            </wp14:sizeRelV>
          </wp:anchor>
        </w:drawing>
      </w:r>
      <w:r w:rsidR="00707282" w:rsidRPr="00707282">
        <w:rPr>
          <w:sz w:val="22"/>
          <w:szCs w:val="22"/>
        </w:rPr>
        <w:t>The service is generally straightforward and easy to use</w:t>
      </w:r>
      <w:r w:rsidR="002E744C">
        <w:rPr>
          <w:sz w:val="22"/>
          <w:szCs w:val="22"/>
        </w:rPr>
        <w:t xml:space="preserve"> </w:t>
      </w:r>
      <w:r>
        <w:rPr>
          <w:sz w:val="22"/>
          <w:szCs w:val="22"/>
        </w:rPr>
        <w:t>(See Figure 3)</w:t>
      </w:r>
      <w:r w:rsidR="00707282" w:rsidRPr="00707282">
        <w:rPr>
          <w:sz w:val="22"/>
          <w:szCs w:val="22"/>
        </w:rPr>
        <w:t>. Users can request medical reports and access Primary Healthcare medical reports through a simple interface. However, when requesting a medical report, users are required to manually enter the consultant's name as free text. Since many patients may not remember the consultant's exact name or spelling, this increases the likelihood of errors and unsuccessful requests.</w:t>
      </w:r>
    </w:p>
    <w:p w14:paraId="26AC9637" w14:textId="5C139BAA" w:rsidR="00126381" w:rsidRPr="004617DB" w:rsidRDefault="00126381" w:rsidP="00B87F87">
      <w:pPr>
        <w:pStyle w:val="Caption"/>
        <w:keepNext/>
        <w:jc w:val="center"/>
        <w:rPr>
          <w:b/>
          <w:bCs/>
          <w:i w:val="0"/>
          <w:iCs w:val="0"/>
          <w:color w:val="auto"/>
          <w:sz w:val="22"/>
          <w:szCs w:val="22"/>
        </w:rPr>
      </w:pPr>
      <w:bookmarkStart w:id="16" w:name="_Toc236912919"/>
      <w:r w:rsidRPr="004617DB">
        <w:rPr>
          <w:b/>
          <w:bCs/>
          <w:i w:val="0"/>
          <w:iCs w:val="0"/>
          <w:color w:val="auto"/>
          <w:sz w:val="22"/>
          <w:szCs w:val="22"/>
        </w:rPr>
        <w:t xml:space="preserve">Figure </w:t>
      </w:r>
      <w:r w:rsidR="00466AC0" w:rsidRPr="004617DB">
        <w:rPr>
          <w:b/>
          <w:bCs/>
          <w:i w:val="0"/>
          <w:iCs w:val="0"/>
          <w:color w:val="auto"/>
          <w:sz w:val="22"/>
          <w:szCs w:val="22"/>
        </w:rPr>
        <w:fldChar w:fldCharType="begin"/>
      </w:r>
      <w:r w:rsidR="00466AC0" w:rsidRPr="004617DB">
        <w:rPr>
          <w:b/>
          <w:bCs/>
          <w:i w:val="0"/>
          <w:iCs w:val="0"/>
          <w:color w:val="auto"/>
          <w:sz w:val="22"/>
          <w:szCs w:val="22"/>
        </w:rPr>
        <w:instrText xml:space="preserve"> SEQ Figure \* ARABIC </w:instrText>
      </w:r>
      <w:r w:rsidR="00466AC0" w:rsidRPr="004617DB">
        <w:rPr>
          <w:b/>
          <w:bCs/>
          <w:i w:val="0"/>
          <w:iCs w:val="0"/>
          <w:color w:val="auto"/>
          <w:sz w:val="22"/>
          <w:szCs w:val="22"/>
        </w:rPr>
        <w:fldChar w:fldCharType="separate"/>
      </w:r>
      <w:r w:rsidR="00026CD4" w:rsidRPr="004617DB">
        <w:rPr>
          <w:b/>
          <w:bCs/>
          <w:i w:val="0"/>
          <w:iCs w:val="0"/>
          <w:noProof/>
          <w:color w:val="auto"/>
          <w:sz w:val="22"/>
          <w:szCs w:val="22"/>
        </w:rPr>
        <w:t>3</w:t>
      </w:r>
      <w:r w:rsidR="00466AC0" w:rsidRPr="004617DB">
        <w:rPr>
          <w:b/>
          <w:bCs/>
          <w:i w:val="0"/>
          <w:iCs w:val="0"/>
          <w:color w:val="auto"/>
          <w:sz w:val="22"/>
          <w:szCs w:val="22"/>
        </w:rPr>
        <w:fldChar w:fldCharType="end"/>
      </w:r>
      <w:r w:rsidRPr="004617DB">
        <w:rPr>
          <w:b/>
          <w:bCs/>
          <w:i w:val="0"/>
          <w:iCs w:val="0"/>
          <w:color w:val="auto"/>
          <w:sz w:val="22"/>
          <w:szCs w:val="22"/>
        </w:rPr>
        <w:t>: Medical Reports &amp; Certificates</w:t>
      </w:r>
      <w:r w:rsidR="002E744C" w:rsidRPr="004617DB">
        <w:rPr>
          <w:b/>
          <w:bCs/>
          <w:i w:val="0"/>
          <w:iCs w:val="0"/>
          <w:color w:val="auto"/>
          <w:sz w:val="22"/>
          <w:szCs w:val="22"/>
        </w:rPr>
        <w:t xml:space="preserve"> Service</w:t>
      </w:r>
      <w:bookmarkEnd w:id="16"/>
    </w:p>
    <w:p w14:paraId="4CDD4364" w14:textId="77777777" w:rsidR="00520E5F" w:rsidRDefault="00520E5F" w:rsidP="00B87F87">
      <w:pPr>
        <w:jc w:val="both"/>
      </w:pPr>
    </w:p>
    <w:p w14:paraId="492A0504" w14:textId="77777777" w:rsidR="00520E5F" w:rsidRDefault="00520E5F" w:rsidP="00B87F87">
      <w:pPr>
        <w:jc w:val="both"/>
      </w:pPr>
    </w:p>
    <w:p w14:paraId="6DC408AC" w14:textId="77777777" w:rsidR="00520E5F" w:rsidRDefault="00520E5F" w:rsidP="00B87F87">
      <w:pPr>
        <w:jc w:val="both"/>
      </w:pPr>
    </w:p>
    <w:p w14:paraId="3AB85244" w14:textId="77777777" w:rsidR="00520E5F" w:rsidRDefault="00520E5F" w:rsidP="00B87F87">
      <w:pPr>
        <w:jc w:val="both"/>
      </w:pPr>
    </w:p>
    <w:p w14:paraId="30999862" w14:textId="77777777" w:rsidR="00520E5F" w:rsidRDefault="00520E5F" w:rsidP="00B87F87">
      <w:pPr>
        <w:jc w:val="both"/>
      </w:pPr>
    </w:p>
    <w:p w14:paraId="2150DCFD" w14:textId="77777777" w:rsidR="00520E5F" w:rsidRDefault="00520E5F" w:rsidP="00B87F87">
      <w:pPr>
        <w:jc w:val="both"/>
      </w:pPr>
    </w:p>
    <w:p w14:paraId="1F53916D" w14:textId="77777777" w:rsidR="00520E5F" w:rsidRDefault="00520E5F" w:rsidP="00B87F87">
      <w:pPr>
        <w:jc w:val="both"/>
      </w:pPr>
    </w:p>
    <w:p w14:paraId="22C60490" w14:textId="77777777" w:rsidR="00520E5F" w:rsidRPr="00520E5F" w:rsidRDefault="00520E5F" w:rsidP="00B87F87">
      <w:pPr>
        <w:jc w:val="both"/>
      </w:pPr>
    </w:p>
    <w:p w14:paraId="0D144F48" w14:textId="5C9DB8B6" w:rsidR="00583BEE" w:rsidRPr="00D238F7" w:rsidRDefault="00583BEE" w:rsidP="00B87F87">
      <w:pPr>
        <w:pStyle w:val="Heading2"/>
        <w:spacing w:before="240" w:after="240"/>
        <w:jc w:val="both"/>
        <w:rPr>
          <w:b/>
          <w:bCs/>
          <w:i/>
          <w:iCs/>
          <w:color w:val="000000" w:themeColor="text1"/>
        </w:rPr>
      </w:pPr>
      <w:bookmarkStart w:id="17" w:name="_Toc236913077"/>
      <w:r w:rsidRPr="00D238F7">
        <w:rPr>
          <w:b/>
          <w:bCs/>
          <w:color w:val="auto"/>
        </w:rPr>
        <w:lastRenderedPageBreak/>
        <w:t>3.3.1.</w:t>
      </w:r>
      <w:r w:rsidR="00793C0C" w:rsidRPr="00D238F7">
        <w:rPr>
          <w:b/>
          <w:bCs/>
          <w:color w:val="auto"/>
        </w:rPr>
        <w:t>1</w:t>
      </w:r>
      <w:r w:rsidR="00C24B4B" w:rsidRPr="00D238F7">
        <w:rPr>
          <w:b/>
          <w:bCs/>
          <w:color w:val="auto"/>
        </w:rPr>
        <w:t>.3</w:t>
      </w:r>
      <w:r w:rsidRPr="00D238F7">
        <w:rPr>
          <w:b/>
          <w:bCs/>
          <w:color w:val="auto"/>
        </w:rPr>
        <w:t xml:space="preserve"> </w:t>
      </w:r>
      <w:r w:rsidR="00A26ED6" w:rsidRPr="00D238F7">
        <w:rPr>
          <w:b/>
          <w:bCs/>
          <w:color w:val="auto"/>
        </w:rPr>
        <w:t>Vaccination Record</w:t>
      </w:r>
      <w:r w:rsidR="002E744C" w:rsidRPr="00D238F7">
        <w:rPr>
          <w:b/>
          <w:bCs/>
          <w:color w:val="auto"/>
        </w:rPr>
        <w:t xml:space="preserve"> Service</w:t>
      </w:r>
      <w:bookmarkEnd w:id="17"/>
      <w:r w:rsidR="002E744C" w:rsidRPr="00D238F7">
        <w:rPr>
          <w:b/>
          <w:bCs/>
          <w:color w:val="auto"/>
        </w:rPr>
        <w:t xml:space="preserve"> </w:t>
      </w:r>
    </w:p>
    <w:p w14:paraId="556ABE76" w14:textId="7DBC04D0" w:rsidR="00461D16" w:rsidRPr="004E187D" w:rsidRDefault="004E187D" w:rsidP="00B87F87">
      <w:pPr>
        <w:pStyle w:val="Caption"/>
        <w:ind w:firstLine="720"/>
        <w:jc w:val="both"/>
        <w:rPr>
          <w:i w:val="0"/>
          <w:iCs w:val="0"/>
          <w:color w:val="auto"/>
          <w:sz w:val="22"/>
          <w:szCs w:val="22"/>
        </w:rPr>
      </w:pPr>
      <w:r w:rsidRPr="004E187D">
        <w:rPr>
          <w:i w:val="0"/>
          <w:iCs w:val="0"/>
          <w:color w:val="auto"/>
          <w:sz w:val="22"/>
          <w:szCs w:val="22"/>
        </w:rPr>
        <w:t>The vaccination rec</w:t>
      </w:r>
      <w:r w:rsidR="00E80EE9">
        <w:rPr>
          <w:i w:val="0"/>
          <w:iCs w:val="0"/>
          <w:color w:val="auto"/>
          <w:sz w:val="22"/>
          <w:szCs w:val="22"/>
        </w:rPr>
        <w:t>ord</w:t>
      </w:r>
      <w:r w:rsidRPr="004E187D">
        <w:rPr>
          <w:i w:val="0"/>
          <w:iCs w:val="0"/>
          <w:color w:val="auto"/>
          <w:sz w:val="22"/>
          <w:szCs w:val="22"/>
        </w:rPr>
        <w:t xml:space="preserve"> service allows users to view their vaccination history and download vaccination certificates</w:t>
      </w:r>
      <w:r w:rsidR="009D4EE9">
        <w:rPr>
          <w:i w:val="0"/>
          <w:iCs w:val="0"/>
          <w:color w:val="auto"/>
          <w:sz w:val="22"/>
          <w:szCs w:val="22"/>
        </w:rPr>
        <w:t xml:space="preserve"> </w:t>
      </w:r>
      <w:r w:rsidR="000229FB">
        <w:rPr>
          <w:i w:val="0"/>
          <w:iCs w:val="0"/>
          <w:color w:val="auto"/>
          <w:sz w:val="22"/>
          <w:szCs w:val="22"/>
        </w:rPr>
        <w:t>(See Figure 4)</w:t>
      </w:r>
      <w:r w:rsidRPr="004E187D">
        <w:rPr>
          <w:i w:val="0"/>
          <w:iCs w:val="0"/>
          <w:color w:val="auto"/>
          <w:sz w:val="22"/>
          <w:szCs w:val="22"/>
        </w:rPr>
        <w:t>. During the heuristic review, the service experienced system availability issues, preventing some functions from loading correctly. In addition, uploading supporting documents was not always successful because the system provided limited guidance regarding supported file formats and maximum file sizes. These issues may prevent users from completing their requests successfully and create unnecessary confusion.</w:t>
      </w:r>
    </w:p>
    <w:p w14:paraId="20D78CA8" w14:textId="5D646FC6" w:rsidR="00461D16" w:rsidRDefault="00520E5F" w:rsidP="00B87F87">
      <w:pPr>
        <w:pStyle w:val="Caption"/>
        <w:jc w:val="both"/>
        <w:rPr>
          <w:b/>
          <w:bCs/>
          <w:i w:val="0"/>
          <w:iCs w:val="0"/>
          <w:color w:val="000000" w:themeColor="text1"/>
        </w:rPr>
      </w:pPr>
      <w:r>
        <w:rPr>
          <w:noProof/>
        </w:rPr>
        <mc:AlternateContent>
          <mc:Choice Requires="wpg">
            <w:drawing>
              <wp:anchor distT="0" distB="0" distL="114300" distR="114300" simplePos="0" relativeHeight="251685888" behindDoc="0" locked="0" layoutInCell="1" allowOverlap="1" wp14:anchorId="7120F96F" wp14:editId="0592432D">
                <wp:simplePos x="0" y="0"/>
                <wp:positionH relativeFrom="margin">
                  <wp:align>center</wp:align>
                </wp:positionH>
                <wp:positionV relativeFrom="paragraph">
                  <wp:posOffset>6434</wp:posOffset>
                </wp:positionV>
                <wp:extent cx="4109720" cy="2692400"/>
                <wp:effectExtent l="0" t="0" r="5080" b="0"/>
                <wp:wrapNone/>
                <wp:docPr id="226352083" name="Group 58"/>
                <wp:cNvGraphicFramePr/>
                <a:graphic xmlns:a="http://schemas.openxmlformats.org/drawingml/2006/main">
                  <a:graphicData uri="http://schemas.microsoft.com/office/word/2010/wordprocessingGroup">
                    <wpg:wgp>
                      <wpg:cNvGrpSpPr/>
                      <wpg:grpSpPr>
                        <a:xfrm>
                          <a:off x="0" y="0"/>
                          <a:ext cx="4109720" cy="2692400"/>
                          <a:chOff x="0" y="0"/>
                          <a:chExt cx="5511483" cy="3794760"/>
                        </a:xfrm>
                      </wpg:grpSpPr>
                      <pic:pic xmlns:pic="http://schemas.openxmlformats.org/drawingml/2006/picture">
                        <pic:nvPicPr>
                          <pic:cNvPr id="1992418035" name="Picture 54"/>
                          <pic:cNvPicPr>
                            <a:picLocks noChangeAspect="1"/>
                          </pic:cNvPicPr>
                        </pic:nvPicPr>
                        <pic:blipFill rotWithShape="1">
                          <a:blip r:embed="rId12" cstate="print">
                            <a:extLst>
                              <a:ext uri="{28A0092B-C50C-407E-A947-70E740481C1C}">
                                <a14:useLocalDpi xmlns:a14="http://schemas.microsoft.com/office/drawing/2010/main" val="0"/>
                              </a:ext>
                            </a:extLst>
                          </a:blip>
                          <a:srcRect b="38745"/>
                          <a:stretch>
                            <a:fillRect/>
                          </a:stretch>
                        </pic:blipFill>
                        <pic:spPr bwMode="auto">
                          <a:xfrm>
                            <a:off x="0" y="4763"/>
                            <a:ext cx="1849755" cy="2427605"/>
                          </a:xfrm>
                          <a:prstGeom prst="rect">
                            <a:avLst/>
                          </a:prstGeom>
                          <a:ln>
                            <a:noFill/>
                          </a:ln>
                          <a:extLst>
                            <a:ext uri="{53640926-AAD7-44D8-BBD7-CCE9431645EC}">
                              <a14:shadowObscured xmlns:a14="http://schemas.microsoft.com/office/drawing/2010/main"/>
                            </a:ext>
                          </a:extLst>
                        </pic:spPr>
                      </pic:pic>
                      <wpg:grpSp>
                        <wpg:cNvPr id="205525568" name="Group 57"/>
                        <wpg:cNvGrpSpPr/>
                        <wpg:grpSpPr>
                          <a:xfrm>
                            <a:off x="1862138" y="4763"/>
                            <a:ext cx="1851025" cy="2336165"/>
                            <a:chOff x="0" y="0"/>
                            <a:chExt cx="1851025" cy="2336165"/>
                          </a:xfrm>
                        </wpg:grpSpPr>
                        <pic:pic xmlns:pic="http://schemas.openxmlformats.org/drawingml/2006/picture">
                          <pic:nvPicPr>
                            <pic:cNvPr id="1995099650" name="Picture 53"/>
                            <pic:cNvPicPr>
                              <a:picLocks noChangeAspect="1"/>
                            </pic:cNvPicPr>
                          </pic:nvPicPr>
                          <pic:blipFill rotWithShape="1">
                            <a:blip r:embed="rId13" cstate="print">
                              <a:extLst>
                                <a:ext uri="{28A0092B-C50C-407E-A947-70E740481C1C}">
                                  <a14:useLocalDpi xmlns:a14="http://schemas.microsoft.com/office/drawing/2010/main" val="0"/>
                                </a:ext>
                              </a:extLst>
                            </a:blip>
                            <a:srcRect b="41031"/>
                            <a:stretch>
                              <a:fillRect/>
                            </a:stretch>
                          </pic:blipFill>
                          <pic:spPr bwMode="auto">
                            <a:xfrm>
                              <a:off x="0" y="0"/>
                              <a:ext cx="1851025" cy="2336165"/>
                            </a:xfrm>
                            <a:prstGeom prst="rect">
                              <a:avLst/>
                            </a:prstGeom>
                            <a:ln>
                              <a:noFill/>
                            </a:ln>
                            <a:extLst>
                              <a:ext uri="{53640926-AAD7-44D8-BBD7-CCE9431645EC}">
                                <a14:shadowObscured xmlns:a14="http://schemas.microsoft.com/office/drawing/2010/main"/>
                              </a:ext>
                            </a:extLst>
                          </pic:spPr>
                        </pic:pic>
                        <wps:wsp>
                          <wps:cNvPr id="1494159735" name="Rectangle 55"/>
                          <wps:cNvSpPr/>
                          <wps:spPr>
                            <a:xfrm>
                              <a:off x="328612" y="338137"/>
                              <a:ext cx="1143000" cy="242888"/>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03622864" name="Group 56"/>
                        <wpg:cNvGrpSpPr/>
                        <wpg:grpSpPr>
                          <a:xfrm>
                            <a:off x="3738563" y="0"/>
                            <a:ext cx="1772920" cy="3794760"/>
                            <a:chOff x="0" y="0"/>
                            <a:chExt cx="1772920" cy="3794760"/>
                          </a:xfrm>
                        </wpg:grpSpPr>
                        <pic:pic xmlns:pic="http://schemas.openxmlformats.org/drawingml/2006/picture">
                          <pic:nvPicPr>
                            <pic:cNvPr id="2055061430" name="Picture 5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2920" cy="3794760"/>
                            </a:xfrm>
                            <a:prstGeom prst="rect">
                              <a:avLst/>
                            </a:prstGeom>
                            <a:ln>
                              <a:noFill/>
                            </a:ln>
                          </pic:spPr>
                        </pic:pic>
                        <wps:wsp>
                          <wps:cNvPr id="139971233" name="Rectangle 55"/>
                          <wps:cNvSpPr/>
                          <wps:spPr>
                            <a:xfrm>
                              <a:off x="128587" y="1066800"/>
                              <a:ext cx="1143000" cy="1333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087955" name="Rectangle 55"/>
                          <wps:cNvSpPr/>
                          <wps:spPr>
                            <a:xfrm>
                              <a:off x="142875" y="1395413"/>
                              <a:ext cx="1143000" cy="1333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F7E2A07" id="Group 58" o:spid="_x0000_s1026" style="position:absolute;margin-left:0;margin-top:.5pt;width:323.6pt;height:212pt;z-index:251685888;mso-position-horizontal:center;mso-position-horizontal-relative:margin;mso-width-relative:margin;mso-height-relative:margin" coordsize="55114,379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9lQSwMECgAAAAAAAAAhAOGV1s3+5AAA/uQAABUAAABkcnMvbWVkaWEvaW1hZ2UyLmpw&#10;ZWf/2P/gABBKRklGAAEBAQDcANwAAP/bAEMAAgEBAQEBAgEBAQICAgICBAMCAgICBQQEAwQGBQYG&#10;BgUGBgYHCQgGBwkHBgYICwgJCgoKCgoGCAsMCwoMCQoKCv/bAEMBAgICAgICBQMDBQoHBgcKCgoK&#10;CgoKCgoKCgoKCgoKCgoKCgoKCgoKCgoKCgoKCgoKCgoKCgoKCgoKCgoKCgoKCv/AABEIAqUBT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7" type="#_x0000_t75" style="position:absolute;top:47;width:18497;height:24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">
                  <v:imagedata r:id="rId15" o:title="" cropbottom="25392f"/>
                </v:shape>
                <v:group id="Group 57" o:spid="_x0000_s1028" style="position:absolute;left:18621;top:47;width:18510;height:23362" coordsize="18510,2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">
                  <v:shape id="Picture 53" o:spid="_x0000_s1029" type="#_x0000_t75" style="position:absolute;width:18510;height:2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">
                    <v:imagedata r:id="rId16" o:title="" cropbottom="26890f"/>
                  </v:shape>
                  <v:rect id="Rectangle 55" o:spid="_x0000_s1030" style="position:absolute;left:3286;top:3381;width:11430;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" fillcolor="white [3201]" stroked="f" strokeweight="1.5pt"/>
                </v:group>
                <v:group id="Group 56" o:spid="_x0000_s1031" style="position:absolute;left:37385;width:17729;height:37947" coordsize="17729,37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">
                  <v:shape id="Picture 52" o:spid="_x0000_s1032" type="#_x0000_t75" style="position:absolute;width:17729;height:37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">
                    <v:imagedata r:id="rId17" o:title=""/>
                  </v:shape>
                  <v:rect id="Rectangle 55" o:spid="_x0000_s1033" style="position:absolute;left:1285;top:10668;width:1143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" fillcolor="white [3201]" stroked="f" strokeweight="1.5pt"/>
                  <v:rect id="Rectangle 55" o:spid="_x0000_s1034" style="position:absolute;left:1428;top:13954;width:1143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" fillcolor="white [3201]" stroked="f" strokeweight="1.5pt"/>
                </v:group>
                <w10:wrap anchorx="margin"/>
              </v:group>
            </w:pict>
          </mc:Fallback>
        </mc:AlternateContent>
      </w:r>
    </w:p>
    <w:p w14:paraId="7B1126FA" w14:textId="1656B61E" w:rsidR="00461D16" w:rsidRDefault="00461D16" w:rsidP="00B87F87">
      <w:pPr>
        <w:pStyle w:val="Caption"/>
        <w:jc w:val="both"/>
        <w:rPr>
          <w:b/>
          <w:bCs/>
          <w:i w:val="0"/>
          <w:iCs w:val="0"/>
          <w:color w:val="000000" w:themeColor="text1"/>
        </w:rPr>
      </w:pPr>
    </w:p>
    <w:p w14:paraId="1AD4687C" w14:textId="7248EB88" w:rsidR="00461D16" w:rsidRDefault="00461D16" w:rsidP="00B87F87">
      <w:pPr>
        <w:pStyle w:val="Caption"/>
        <w:jc w:val="both"/>
        <w:rPr>
          <w:b/>
          <w:bCs/>
          <w:i w:val="0"/>
          <w:iCs w:val="0"/>
          <w:color w:val="000000" w:themeColor="text1"/>
        </w:rPr>
      </w:pPr>
    </w:p>
    <w:p w14:paraId="15EC3D23" w14:textId="789C23FC" w:rsidR="00461D16" w:rsidRDefault="00461D16" w:rsidP="00B87F87">
      <w:pPr>
        <w:pStyle w:val="Caption"/>
        <w:jc w:val="both"/>
        <w:rPr>
          <w:b/>
          <w:bCs/>
          <w:i w:val="0"/>
          <w:iCs w:val="0"/>
          <w:color w:val="000000" w:themeColor="text1"/>
        </w:rPr>
      </w:pPr>
    </w:p>
    <w:p w14:paraId="3D4655C2" w14:textId="5AF359CC" w:rsidR="00461D16" w:rsidRDefault="00461D16" w:rsidP="00B87F87">
      <w:pPr>
        <w:pStyle w:val="Caption"/>
        <w:jc w:val="both"/>
        <w:rPr>
          <w:b/>
          <w:bCs/>
          <w:i w:val="0"/>
          <w:iCs w:val="0"/>
          <w:color w:val="000000" w:themeColor="text1"/>
        </w:rPr>
      </w:pPr>
    </w:p>
    <w:p w14:paraId="24CB9FD1" w14:textId="77777777" w:rsidR="00461D16" w:rsidRDefault="00461D16" w:rsidP="00B87F87">
      <w:pPr>
        <w:pStyle w:val="Caption"/>
        <w:jc w:val="both"/>
        <w:rPr>
          <w:b/>
          <w:bCs/>
          <w:i w:val="0"/>
          <w:iCs w:val="0"/>
          <w:color w:val="000000" w:themeColor="text1"/>
        </w:rPr>
      </w:pPr>
    </w:p>
    <w:p w14:paraId="3BBBCBDE" w14:textId="77777777" w:rsidR="00583BEE" w:rsidRDefault="00583BEE" w:rsidP="00B87F87">
      <w:pPr>
        <w:jc w:val="both"/>
        <w:rPr>
          <w:rtl/>
        </w:rPr>
      </w:pPr>
    </w:p>
    <w:p w14:paraId="4D15A058" w14:textId="77777777" w:rsidR="004E187D" w:rsidRDefault="004E187D" w:rsidP="00B87F87">
      <w:pPr>
        <w:jc w:val="both"/>
        <w:rPr>
          <w:rtl/>
        </w:rPr>
      </w:pPr>
    </w:p>
    <w:p w14:paraId="2DCCBEFA" w14:textId="77777777" w:rsidR="004E187D" w:rsidRPr="00583BEE" w:rsidRDefault="004E187D" w:rsidP="00B87F87">
      <w:pPr>
        <w:jc w:val="both"/>
      </w:pPr>
    </w:p>
    <w:p w14:paraId="36C9FD73" w14:textId="77777777" w:rsidR="00461D16" w:rsidRDefault="00461D16" w:rsidP="00B87F87">
      <w:pPr>
        <w:pStyle w:val="Caption"/>
        <w:jc w:val="both"/>
        <w:rPr>
          <w:b/>
          <w:bCs/>
          <w:i w:val="0"/>
          <w:iCs w:val="0"/>
          <w:color w:val="000000" w:themeColor="text1"/>
        </w:rPr>
      </w:pPr>
    </w:p>
    <w:p w14:paraId="5693B2EA" w14:textId="77777777" w:rsidR="00520E5F" w:rsidRDefault="00520E5F" w:rsidP="00B87F87">
      <w:pPr>
        <w:pStyle w:val="Caption"/>
        <w:jc w:val="both"/>
        <w:rPr>
          <w:b/>
          <w:bCs/>
          <w:i w:val="0"/>
          <w:iCs w:val="0"/>
          <w:color w:val="000000" w:themeColor="text1"/>
        </w:rPr>
      </w:pPr>
    </w:p>
    <w:p w14:paraId="6F74FD3B" w14:textId="77777777" w:rsidR="00520E5F" w:rsidRDefault="00520E5F" w:rsidP="00B87F87">
      <w:pPr>
        <w:pStyle w:val="Caption"/>
        <w:jc w:val="center"/>
        <w:rPr>
          <w:b/>
          <w:bCs/>
          <w:i w:val="0"/>
          <w:iCs w:val="0"/>
          <w:color w:val="000000" w:themeColor="text1"/>
        </w:rPr>
      </w:pPr>
    </w:p>
    <w:p w14:paraId="79957DA2" w14:textId="5C3B191A" w:rsidR="00BB123F" w:rsidRPr="004617DB" w:rsidRDefault="00126381" w:rsidP="00B87F87">
      <w:pPr>
        <w:pStyle w:val="Caption"/>
        <w:jc w:val="center"/>
        <w:rPr>
          <w:b/>
          <w:bCs/>
          <w:i w:val="0"/>
          <w:iCs w:val="0"/>
          <w:color w:val="000000" w:themeColor="text1"/>
          <w:sz w:val="22"/>
          <w:szCs w:val="22"/>
        </w:rPr>
      </w:pPr>
      <w:bookmarkStart w:id="18" w:name="_Toc236912920"/>
      <w:r w:rsidRPr="004617DB">
        <w:rPr>
          <w:b/>
          <w:bCs/>
          <w:i w:val="0"/>
          <w:iCs w:val="0"/>
          <w:color w:val="000000" w:themeColor="text1"/>
          <w:sz w:val="22"/>
          <w:szCs w:val="22"/>
        </w:rPr>
        <w:t xml:space="preserve">Figure </w:t>
      </w:r>
      <w:r w:rsidR="00466AC0" w:rsidRPr="004617DB">
        <w:rPr>
          <w:b/>
          <w:bCs/>
          <w:i w:val="0"/>
          <w:iCs w:val="0"/>
          <w:color w:val="000000" w:themeColor="text1"/>
          <w:sz w:val="22"/>
          <w:szCs w:val="22"/>
        </w:rPr>
        <w:fldChar w:fldCharType="begin"/>
      </w:r>
      <w:r w:rsidR="00466AC0" w:rsidRPr="004617DB">
        <w:rPr>
          <w:b/>
          <w:bCs/>
          <w:i w:val="0"/>
          <w:iCs w:val="0"/>
          <w:color w:val="000000" w:themeColor="text1"/>
          <w:sz w:val="22"/>
          <w:szCs w:val="22"/>
        </w:rPr>
        <w:instrText xml:space="preserve"> SEQ Figure \* ARABIC </w:instrText>
      </w:r>
      <w:r w:rsidR="00466AC0" w:rsidRPr="004617DB">
        <w:rPr>
          <w:b/>
          <w:bCs/>
          <w:i w:val="0"/>
          <w:iCs w:val="0"/>
          <w:color w:val="000000" w:themeColor="text1"/>
          <w:sz w:val="22"/>
          <w:szCs w:val="22"/>
        </w:rPr>
        <w:fldChar w:fldCharType="separate"/>
      </w:r>
      <w:r w:rsidR="00026CD4" w:rsidRPr="004617DB">
        <w:rPr>
          <w:b/>
          <w:bCs/>
          <w:i w:val="0"/>
          <w:iCs w:val="0"/>
          <w:noProof/>
          <w:color w:val="000000" w:themeColor="text1"/>
          <w:sz w:val="22"/>
          <w:szCs w:val="22"/>
        </w:rPr>
        <w:t>4</w:t>
      </w:r>
      <w:r w:rsidR="00466AC0" w:rsidRPr="004617DB">
        <w:rPr>
          <w:b/>
          <w:bCs/>
          <w:i w:val="0"/>
          <w:iCs w:val="0"/>
          <w:color w:val="000000" w:themeColor="text1"/>
          <w:sz w:val="22"/>
          <w:szCs w:val="22"/>
        </w:rPr>
        <w:fldChar w:fldCharType="end"/>
      </w:r>
      <w:r w:rsidRPr="004617DB">
        <w:rPr>
          <w:b/>
          <w:bCs/>
          <w:i w:val="0"/>
          <w:iCs w:val="0"/>
          <w:color w:val="000000" w:themeColor="text1"/>
          <w:sz w:val="22"/>
          <w:szCs w:val="22"/>
        </w:rPr>
        <w:t>: Vaccination Re</w:t>
      </w:r>
      <w:r w:rsidR="00FF7009" w:rsidRPr="004617DB">
        <w:rPr>
          <w:b/>
          <w:bCs/>
          <w:i w:val="0"/>
          <w:iCs w:val="0"/>
          <w:color w:val="000000" w:themeColor="text1"/>
          <w:sz w:val="22"/>
          <w:szCs w:val="22"/>
        </w:rPr>
        <w:t>cord</w:t>
      </w:r>
      <w:r w:rsidR="002E744C" w:rsidRPr="004617DB">
        <w:rPr>
          <w:b/>
          <w:bCs/>
          <w:i w:val="0"/>
          <w:iCs w:val="0"/>
          <w:color w:val="000000" w:themeColor="text1"/>
          <w:sz w:val="22"/>
          <w:szCs w:val="22"/>
        </w:rPr>
        <w:t xml:space="preserve"> Service</w:t>
      </w:r>
      <w:bookmarkEnd w:id="18"/>
    </w:p>
    <w:p w14:paraId="7CFDAE4A" w14:textId="77777777" w:rsidR="00520E5F" w:rsidRDefault="00520E5F" w:rsidP="00B87F87">
      <w:pPr>
        <w:jc w:val="both"/>
      </w:pPr>
    </w:p>
    <w:p w14:paraId="41DBB966" w14:textId="77777777" w:rsidR="00520E5F" w:rsidRDefault="00520E5F" w:rsidP="00B87F87">
      <w:pPr>
        <w:jc w:val="both"/>
      </w:pPr>
    </w:p>
    <w:p w14:paraId="1DFB69A3" w14:textId="77777777" w:rsidR="00520E5F" w:rsidRPr="00520E5F" w:rsidRDefault="00520E5F" w:rsidP="00B87F87">
      <w:pPr>
        <w:jc w:val="both"/>
      </w:pPr>
    </w:p>
    <w:p w14:paraId="7FA9B4D6" w14:textId="3E9BB52B" w:rsidR="00DB0425" w:rsidRPr="00D238F7" w:rsidRDefault="00BF74BF" w:rsidP="00B87F87">
      <w:pPr>
        <w:pStyle w:val="Heading2"/>
        <w:spacing w:before="240" w:after="240"/>
        <w:jc w:val="both"/>
        <w:rPr>
          <w:b/>
          <w:bCs/>
          <w:color w:val="auto"/>
        </w:rPr>
      </w:pPr>
      <w:bookmarkStart w:id="19" w:name="_Toc236913078"/>
      <w:r w:rsidRPr="00D238F7">
        <w:rPr>
          <w:b/>
          <w:bCs/>
          <w:color w:val="auto"/>
        </w:rPr>
        <w:t>3.3.1.2</w:t>
      </w:r>
      <w:r w:rsidR="00DB0425" w:rsidRPr="00D238F7">
        <w:rPr>
          <w:b/>
          <w:bCs/>
          <w:color w:val="auto"/>
        </w:rPr>
        <w:t xml:space="preserve"> MyGov Application</w:t>
      </w:r>
      <w:bookmarkEnd w:id="19"/>
    </w:p>
    <w:p w14:paraId="5F5E9BF9" w14:textId="2D845943" w:rsidR="0019617B" w:rsidRPr="009466D9" w:rsidRDefault="00C64512" w:rsidP="00B87F87">
      <w:pPr>
        <w:pStyle w:val="Caption"/>
        <w:ind w:firstLine="720"/>
        <w:jc w:val="both"/>
        <w:rPr>
          <w:i w:val="0"/>
          <w:iCs w:val="0"/>
          <w:color w:val="auto"/>
          <w:sz w:val="22"/>
          <w:szCs w:val="22"/>
        </w:rPr>
      </w:pPr>
      <w:r>
        <w:rPr>
          <w:noProof/>
        </w:rPr>
        <mc:AlternateContent>
          <mc:Choice Requires="wps">
            <w:drawing>
              <wp:anchor distT="0" distB="0" distL="114300" distR="114300" simplePos="0" relativeHeight="251507712" behindDoc="0" locked="0" layoutInCell="1" allowOverlap="1" wp14:anchorId="6F496583" wp14:editId="0EDB0F55">
                <wp:simplePos x="0" y="0"/>
                <wp:positionH relativeFrom="column">
                  <wp:posOffset>1208405</wp:posOffset>
                </wp:positionH>
                <wp:positionV relativeFrom="paragraph">
                  <wp:posOffset>2327910</wp:posOffset>
                </wp:positionV>
                <wp:extent cx="3319145" cy="635"/>
                <wp:effectExtent l="0" t="0" r="0" b="0"/>
                <wp:wrapTopAndBottom/>
                <wp:docPr id="704666251" name="Text Box 1"/>
                <wp:cNvGraphicFramePr/>
                <a:graphic xmlns:a="http://schemas.openxmlformats.org/drawingml/2006/main">
                  <a:graphicData uri="http://schemas.microsoft.com/office/word/2010/wordprocessingShape">
                    <wps:wsp>
                      <wps:cNvSpPr txBox="1"/>
                      <wps:spPr>
                        <a:xfrm>
                          <a:off x="0" y="0"/>
                          <a:ext cx="3319145" cy="635"/>
                        </a:xfrm>
                        <a:prstGeom prst="rect">
                          <a:avLst/>
                        </a:prstGeom>
                        <a:solidFill>
                          <a:prstClr val="white"/>
                        </a:solidFill>
                        <a:ln>
                          <a:noFill/>
                        </a:ln>
                      </wps:spPr>
                      <wps:txbx>
                        <w:txbxContent>
                          <w:p w14:paraId="4A52CA52" w14:textId="5C1019BA" w:rsidR="00C64512" w:rsidRPr="004617DB" w:rsidRDefault="00C64512" w:rsidP="00C64512">
                            <w:pPr>
                              <w:pStyle w:val="Caption"/>
                              <w:jc w:val="center"/>
                              <w:rPr>
                                <w:b/>
                                <w:bCs/>
                                <w:i w:val="0"/>
                                <w:iCs w:val="0"/>
                                <w:color w:val="auto"/>
                                <w:sz w:val="22"/>
                                <w:szCs w:val="22"/>
                              </w:rPr>
                            </w:pPr>
                            <w:bookmarkStart w:id="20" w:name="_Toc236912921"/>
                            <w:r w:rsidRPr="004617DB">
                              <w:rPr>
                                <w:b/>
                                <w:bCs/>
                                <w:i w:val="0"/>
                                <w:iCs w:val="0"/>
                                <w:color w:val="auto"/>
                                <w:sz w:val="22"/>
                                <w:szCs w:val="22"/>
                              </w:rPr>
                              <w:t xml:space="preserve">Figure </w:t>
                            </w:r>
                            <w:r w:rsidRPr="004617DB">
                              <w:rPr>
                                <w:b/>
                                <w:bCs/>
                                <w:i w:val="0"/>
                                <w:iCs w:val="0"/>
                                <w:color w:val="auto"/>
                                <w:sz w:val="22"/>
                                <w:szCs w:val="22"/>
                              </w:rPr>
                              <w:fldChar w:fldCharType="begin"/>
                            </w:r>
                            <w:r w:rsidRPr="004617DB">
                              <w:rPr>
                                <w:b/>
                                <w:bCs/>
                                <w:i w:val="0"/>
                                <w:iCs w:val="0"/>
                                <w:color w:val="auto"/>
                                <w:sz w:val="22"/>
                                <w:szCs w:val="22"/>
                              </w:rPr>
                              <w:instrText xml:space="preserve"> SEQ Figure \* ARABIC </w:instrText>
                            </w:r>
                            <w:r w:rsidRPr="004617DB">
                              <w:rPr>
                                <w:b/>
                                <w:bCs/>
                                <w:i w:val="0"/>
                                <w:iCs w:val="0"/>
                                <w:color w:val="auto"/>
                                <w:sz w:val="22"/>
                                <w:szCs w:val="22"/>
                              </w:rPr>
                              <w:fldChar w:fldCharType="separate"/>
                            </w:r>
                            <w:r w:rsidR="00026CD4" w:rsidRPr="004617DB">
                              <w:rPr>
                                <w:b/>
                                <w:bCs/>
                                <w:i w:val="0"/>
                                <w:iCs w:val="0"/>
                                <w:noProof/>
                                <w:color w:val="auto"/>
                                <w:sz w:val="22"/>
                                <w:szCs w:val="22"/>
                              </w:rPr>
                              <w:t>5</w:t>
                            </w:r>
                            <w:r w:rsidRPr="004617DB">
                              <w:rPr>
                                <w:b/>
                                <w:bCs/>
                                <w:i w:val="0"/>
                                <w:iCs w:val="0"/>
                                <w:color w:val="auto"/>
                                <w:sz w:val="22"/>
                                <w:szCs w:val="22"/>
                              </w:rPr>
                              <w:fldChar w:fldCharType="end"/>
                            </w:r>
                            <w:r w:rsidRPr="004617DB">
                              <w:rPr>
                                <w:b/>
                                <w:bCs/>
                                <w:i w:val="0"/>
                                <w:iCs w:val="0"/>
                                <w:color w:val="auto"/>
                                <w:sz w:val="22"/>
                                <w:szCs w:val="22"/>
                              </w:rPr>
                              <w:t>: MyGov Application</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496583" id="_x0000_t202" coordsize="21600,21600" o:spt="202" path="m,l,21600r21600,l21600,xe">
                <v:stroke joinstyle="miter"/>
                <v:path gradientshapeok="t" o:connecttype="rect"/>
              </v:shapetype>
              <v:shape id="Text Box 1" o:spid="_x0000_s1026" type="#_x0000_t202" style="position:absolute;left:0;text-align:left;margin-left:95.15pt;margin-top:183.3pt;width:261.35pt;height:.0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3c7FgIAADgEAAAOAAAAZHJzL2Uyb0RvYy54bWysU8Fu2zAMvQ/YPwi6L06at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Z8PrudfbzmTFLuZn4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" stroked="f">
                <v:textbox style="mso-fit-shape-to-text:t" inset="0,0,0,0">
                  <w:txbxContent>
                    <w:p w14:paraId="4A52CA52" w14:textId="5C1019BA" w:rsidR="00C64512" w:rsidRPr="004617DB" w:rsidRDefault="00C64512" w:rsidP="00C64512">
                      <w:pPr>
                        <w:pStyle w:val="Caption"/>
                        <w:jc w:val="center"/>
                        <w:rPr>
                          <w:b/>
                          <w:bCs/>
                          <w:i w:val="0"/>
                          <w:iCs w:val="0"/>
                          <w:color w:val="auto"/>
                          <w:sz w:val="22"/>
                          <w:szCs w:val="22"/>
                        </w:rPr>
                      </w:pPr>
                      <w:bookmarkStart w:id="21" w:name="_Toc236912921"/>
                      <w:r w:rsidRPr="004617DB">
                        <w:rPr>
                          <w:b/>
                          <w:bCs/>
                          <w:i w:val="0"/>
                          <w:iCs w:val="0"/>
                          <w:color w:val="auto"/>
                          <w:sz w:val="22"/>
                          <w:szCs w:val="22"/>
                        </w:rPr>
                        <w:t xml:space="preserve">Figure </w:t>
                      </w:r>
                      <w:r w:rsidRPr="004617DB">
                        <w:rPr>
                          <w:b/>
                          <w:bCs/>
                          <w:i w:val="0"/>
                          <w:iCs w:val="0"/>
                          <w:color w:val="auto"/>
                          <w:sz w:val="22"/>
                          <w:szCs w:val="22"/>
                        </w:rPr>
                        <w:fldChar w:fldCharType="begin"/>
                      </w:r>
                      <w:r w:rsidRPr="004617DB">
                        <w:rPr>
                          <w:b/>
                          <w:bCs/>
                          <w:i w:val="0"/>
                          <w:iCs w:val="0"/>
                          <w:color w:val="auto"/>
                          <w:sz w:val="22"/>
                          <w:szCs w:val="22"/>
                        </w:rPr>
                        <w:instrText xml:space="preserve"> SEQ Figure \* ARABIC </w:instrText>
                      </w:r>
                      <w:r w:rsidRPr="004617DB">
                        <w:rPr>
                          <w:b/>
                          <w:bCs/>
                          <w:i w:val="0"/>
                          <w:iCs w:val="0"/>
                          <w:color w:val="auto"/>
                          <w:sz w:val="22"/>
                          <w:szCs w:val="22"/>
                        </w:rPr>
                        <w:fldChar w:fldCharType="separate"/>
                      </w:r>
                      <w:r w:rsidR="00026CD4" w:rsidRPr="004617DB">
                        <w:rPr>
                          <w:b/>
                          <w:bCs/>
                          <w:i w:val="0"/>
                          <w:iCs w:val="0"/>
                          <w:noProof/>
                          <w:color w:val="auto"/>
                          <w:sz w:val="22"/>
                          <w:szCs w:val="22"/>
                        </w:rPr>
                        <w:t>5</w:t>
                      </w:r>
                      <w:r w:rsidRPr="004617DB">
                        <w:rPr>
                          <w:b/>
                          <w:bCs/>
                          <w:i w:val="0"/>
                          <w:iCs w:val="0"/>
                          <w:color w:val="auto"/>
                          <w:sz w:val="22"/>
                          <w:szCs w:val="22"/>
                        </w:rPr>
                        <w:fldChar w:fldCharType="end"/>
                      </w:r>
                      <w:r w:rsidRPr="004617DB">
                        <w:rPr>
                          <w:b/>
                          <w:bCs/>
                          <w:i w:val="0"/>
                          <w:iCs w:val="0"/>
                          <w:color w:val="auto"/>
                          <w:sz w:val="22"/>
                          <w:szCs w:val="22"/>
                        </w:rPr>
                        <w:t>: MyGov Application</w:t>
                      </w:r>
                      <w:bookmarkEnd w:id="21"/>
                    </w:p>
                  </w:txbxContent>
                </v:textbox>
                <w10:wrap type="topAndBottom"/>
              </v:shape>
            </w:pict>
          </mc:Fallback>
        </mc:AlternateContent>
      </w:r>
      <w:r w:rsidR="0019617B" w:rsidRPr="0019617B">
        <w:rPr>
          <w:noProof/>
        </w:rPr>
        <w:drawing>
          <wp:anchor distT="0" distB="0" distL="114300" distR="114300" simplePos="0" relativeHeight="251799552" behindDoc="0" locked="0" layoutInCell="1" allowOverlap="1" wp14:anchorId="646D8E7E" wp14:editId="0CF8119C">
            <wp:simplePos x="0" y="0"/>
            <wp:positionH relativeFrom="margin">
              <wp:align>center</wp:align>
            </wp:positionH>
            <wp:positionV relativeFrom="paragraph">
              <wp:posOffset>1341120</wp:posOffset>
            </wp:positionV>
            <wp:extent cx="3319272" cy="929773"/>
            <wp:effectExtent l="0" t="0" r="0" b="3810"/>
            <wp:wrapTopAndBottom/>
            <wp:docPr id="126925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5591" name=""/>
                    <pic:cNvPicPr/>
                  </pic:nvPicPr>
                  <pic:blipFill>
                    <a:blip r:embed="rId18">
                      <a:extLst>
                        <a:ext uri="{28A0092B-C50C-407E-A947-70E740481C1C}">
                          <a14:useLocalDpi xmlns:a14="http://schemas.microsoft.com/office/drawing/2010/main" val="0"/>
                        </a:ext>
                      </a:extLst>
                    </a:blip>
                    <a:stretch>
                      <a:fillRect/>
                    </a:stretch>
                  </pic:blipFill>
                  <pic:spPr>
                    <a:xfrm>
                      <a:off x="0" y="0"/>
                      <a:ext cx="3319272" cy="929773"/>
                    </a:xfrm>
                    <a:prstGeom prst="rect">
                      <a:avLst/>
                    </a:prstGeom>
                    <a:ln w="3175">
                      <a:noFill/>
                    </a:ln>
                  </pic:spPr>
                </pic:pic>
              </a:graphicData>
            </a:graphic>
            <wp14:sizeRelH relativeFrom="margin">
              <wp14:pctWidth>0</wp14:pctWidth>
            </wp14:sizeRelH>
            <wp14:sizeRelV relativeFrom="margin">
              <wp14:pctHeight>0</wp14:pctHeight>
            </wp14:sizeRelV>
          </wp:anchor>
        </w:drawing>
      </w:r>
      <w:r w:rsidR="00074EBE" w:rsidRPr="00074EBE">
        <w:rPr>
          <w:i w:val="0"/>
          <w:iCs w:val="0"/>
          <w:color w:val="auto"/>
          <w:sz w:val="22"/>
          <w:szCs w:val="22"/>
        </w:rPr>
        <w:t>MyGov is the Kingdom of Bahrain's centralized government services application</w:t>
      </w:r>
      <w:r w:rsidR="00104238">
        <w:rPr>
          <w:i w:val="0"/>
          <w:iCs w:val="0"/>
          <w:color w:val="auto"/>
          <w:sz w:val="22"/>
          <w:szCs w:val="22"/>
        </w:rPr>
        <w:t xml:space="preserve"> </w:t>
      </w:r>
      <w:r w:rsidR="00BA3EA9">
        <w:rPr>
          <w:i w:val="0"/>
          <w:iCs w:val="0"/>
          <w:color w:val="auto"/>
          <w:sz w:val="22"/>
          <w:szCs w:val="22"/>
        </w:rPr>
        <w:t>(See Figure 5)</w:t>
      </w:r>
      <w:r w:rsidR="00074EBE" w:rsidRPr="00074EBE">
        <w:rPr>
          <w:i w:val="0"/>
          <w:iCs w:val="0"/>
          <w:color w:val="auto"/>
          <w:sz w:val="22"/>
          <w:szCs w:val="22"/>
        </w:rPr>
        <w:t>, designed to provide citizens and residents with access to a wide range of digital services from various government entities through a single platform. Instead of using separate applications for each ministry or government organization, users can access services from multiple sectors</w:t>
      </w:r>
      <w:r w:rsidR="00074EBE">
        <w:rPr>
          <w:i w:val="0"/>
          <w:iCs w:val="0"/>
          <w:color w:val="auto"/>
          <w:sz w:val="22"/>
          <w:szCs w:val="22"/>
        </w:rPr>
        <w:t xml:space="preserve"> </w:t>
      </w:r>
      <w:r w:rsidR="00074EBE" w:rsidRPr="00074EBE">
        <w:rPr>
          <w:i w:val="0"/>
          <w:iCs w:val="0"/>
          <w:color w:val="auto"/>
          <w:sz w:val="22"/>
          <w:szCs w:val="22"/>
        </w:rPr>
        <w:t>including healthcare, education, transportation, municipalities, identity services, and other public services</w:t>
      </w:r>
      <w:r w:rsidR="00074EBE">
        <w:rPr>
          <w:i w:val="0"/>
          <w:iCs w:val="0"/>
          <w:color w:val="auto"/>
          <w:sz w:val="22"/>
          <w:szCs w:val="22"/>
        </w:rPr>
        <w:t xml:space="preserve"> </w:t>
      </w:r>
      <w:r w:rsidR="00074EBE" w:rsidRPr="00074EBE">
        <w:rPr>
          <w:i w:val="0"/>
          <w:iCs w:val="0"/>
          <w:color w:val="auto"/>
          <w:sz w:val="22"/>
          <w:szCs w:val="22"/>
        </w:rPr>
        <w:t>from one unified application. This centralized approach simplifies access to government e-services and improves the overall user experience.</w:t>
      </w:r>
    </w:p>
    <w:p w14:paraId="5CC85A6E" w14:textId="77777777" w:rsidR="00520E5F" w:rsidRDefault="00520E5F" w:rsidP="00B87F87">
      <w:pPr>
        <w:pStyle w:val="Caption"/>
        <w:ind w:firstLine="720"/>
        <w:jc w:val="both"/>
        <w:rPr>
          <w:i w:val="0"/>
          <w:iCs w:val="0"/>
          <w:color w:val="auto"/>
          <w:sz w:val="22"/>
          <w:szCs w:val="22"/>
        </w:rPr>
      </w:pPr>
    </w:p>
    <w:p w14:paraId="3B2BFE62" w14:textId="77777777" w:rsidR="00520E5F" w:rsidRDefault="00520E5F" w:rsidP="00B87F87">
      <w:pPr>
        <w:pStyle w:val="Caption"/>
        <w:jc w:val="both"/>
        <w:rPr>
          <w:i w:val="0"/>
          <w:iCs w:val="0"/>
          <w:color w:val="auto"/>
          <w:sz w:val="22"/>
          <w:szCs w:val="22"/>
        </w:rPr>
      </w:pPr>
    </w:p>
    <w:p w14:paraId="232B8EEC" w14:textId="066E8D4F" w:rsidR="003B1A9F" w:rsidRPr="00C24B4B" w:rsidRDefault="00DC3295" w:rsidP="00B87F87">
      <w:pPr>
        <w:pStyle w:val="Caption"/>
        <w:ind w:firstLine="720"/>
        <w:jc w:val="both"/>
        <w:rPr>
          <w:i w:val="0"/>
          <w:iCs w:val="0"/>
          <w:color w:val="auto"/>
          <w:sz w:val="22"/>
          <w:szCs w:val="22"/>
        </w:rPr>
      </w:pPr>
      <w:r w:rsidRPr="00074EBE">
        <w:rPr>
          <w:i w:val="0"/>
          <w:iCs w:val="0"/>
          <w:color w:val="auto"/>
          <w:sz w:val="22"/>
          <w:szCs w:val="22"/>
        </w:rPr>
        <w:lastRenderedPageBreak/>
        <w:t xml:space="preserve">Within the Primary Health Care (PHC) category, the application currently provides two vaccination-related </w:t>
      </w:r>
      <w:r w:rsidR="007E3302" w:rsidRPr="00074EBE">
        <w:rPr>
          <w:i w:val="0"/>
          <w:iCs w:val="0"/>
          <w:color w:val="auto"/>
          <w:sz w:val="22"/>
          <w:szCs w:val="22"/>
        </w:rPr>
        <w:t>services</w:t>
      </w:r>
      <w:r w:rsidR="007E3302">
        <w:rPr>
          <w:i w:val="0"/>
          <w:iCs w:val="0"/>
          <w:color w:val="auto"/>
          <w:sz w:val="22"/>
          <w:szCs w:val="22"/>
        </w:rPr>
        <w:t xml:space="preserve"> (</w:t>
      </w:r>
      <w:r w:rsidR="003B1A9F">
        <w:rPr>
          <w:i w:val="0"/>
          <w:iCs w:val="0"/>
          <w:color w:val="auto"/>
          <w:sz w:val="22"/>
          <w:szCs w:val="22"/>
        </w:rPr>
        <w:t xml:space="preserve">As </w:t>
      </w:r>
      <w:r w:rsidR="007E3302">
        <w:rPr>
          <w:i w:val="0"/>
          <w:iCs w:val="0"/>
          <w:color w:val="auto"/>
          <w:sz w:val="22"/>
          <w:szCs w:val="22"/>
        </w:rPr>
        <w:t>shown</w:t>
      </w:r>
      <w:r w:rsidR="003B1A9F">
        <w:rPr>
          <w:i w:val="0"/>
          <w:iCs w:val="0"/>
          <w:color w:val="auto"/>
          <w:sz w:val="22"/>
          <w:szCs w:val="22"/>
        </w:rPr>
        <w:t xml:space="preserve"> in Fig</w:t>
      </w:r>
      <w:r w:rsidR="007E3302">
        <w:rPr>
          <w:i w:val="0"/>
          <w:iCs w:val="0"/>
          <w:color w:val="auto"/>
          <w:sz w:val="22"/>
          <w:szCs w:val="22"/>
        </w:rPr>
        <w:t xml:space="preserve">ure </w:t>
      </w:r>
      <w:r w:rsidR="009466D9">
        <w:rPr>
          <w:i w:val="0"/>
          <w:iCs w:val="0"/>
          <w:color w:val="auto"/>
          <w:sz w:val="22"/>
          <w:szCs w:val="22"/>
        </w:rPr>
        <w:t>6</w:t>
      </w:r>
      <w:r w:rsidR="007E3302">
        <w:rPr>
          <w:i w:val="0"/>
          <w:iCs w:val="0"/>
          <w:color w:val="auto"/>
          <w:sz w:val="22"/>
          <w:szCs w:val="22"/>
        </w:rPr>
        <w:t>)</w:t>
      </w:r>
      <w:r w:rsidRPr="00074EBE">
        <w:rPr>
          <w:i w:val="0"/>
          <w:iCs w:val="0"/>
          <w:color w:val="auto"/>
          <w:sz w:val="22"/>
          <w:szCs w:val="22"/>
        </w:rPr>
        <w:t>. During the evaluation, both services functioned correctly, with no significant usability issues identified. The interface is clean, easy to navigate, and the workflows are straightforward</w:t>
      </w:r>
      <w:r w:rsidR="0086451F">
        <w:rPr>
          <w:i w:val="0"/>
          <w:iCs w:val="0"/>
          <w:color w:val="auto"/>
          <w:sz w:val="22"/>
          <w:szCs w:val="22"/>
        </w:rPr>
        <w:t>.</w:t>
      </w:r>
    </w:p>
    <w:p w14:paraId="2511F130" w14:textId="576BE0D5" w:rsidR="003B1A9F" w:rsidRPr="003B1A9F" w:rsidRDefault="00520E5F" w:rsidP="00B87F87">
      <w:pPr>
        <w:jc w:val="both"/>
        <w:rPr>
          <w:sz w:val="22"/>
          <w:szCs w:val="22"/>
        </w:rPr>
      </w:pPr>
      <w:r>
        <w:rPr>
          <w:noProof/>
        </w:rPr>
        <mc:AlternateContent>
          <mc:Choice Requires="wps">
            <w:drawing>
              <wp:anchor distT="0" distB="0" distL="114300" distR="114300" simplePos="0" relativeHeight="251649024" behindDoc="1" locked="0" layoutInCell="1" allowOverlap="1" wp14:anchorId="7E0F04DA" wp14:editId="6F1DD822">
                <wp:simplePos x="0" y="0"/>
                <wp:positionH relativeFrom="margin">
                  <wp:align>center</wp:align>
                </wp:positionH>
                <wp:positionV relativeFrom="paragraph">
                  <wp:posOffset>2354580</wp:posOffset>
                </wp:positionV>
                <wp:extent cx="4013200" cy="635"/>
                <wp:effectExtent l="0" t="0" r="6350" b="0"/>
                <wp:wrapTight wrapText="bothSides">
                  <wp:wrapPolygon edited="0">
                    <wp:start x="0" y="0"/>
                    <wp:lineTo x="0" y="20026"/>
                    <wp:lineTo x="21532" y="20026"/>
                    <wp:lineTo x="21532" y="0"/>
                    <wp:lineTo x="0" y="0"/>
                  </wp:wrapPolygon>
                </wp:wrapTight>
                <wp:docPr id="1182026760" name="Text Box 1"/>
                <wp:cNvGraphicFramePr/>
                <a:graphic xmlns:a="http://schemas.openxmlformats.org/drawingml/2006/main">
                  <a:graphicData uri="http://schemas.microsoft.com/office/word/2010/wordprocessingShape">
                    <wps:wsp>
                      <wps:cNvSpPr txBox="1"/>
                      <wps:spPr>
                        <a:xfrm>
                          <a:off x="0" y="0"/>
                          <a:ext cx="4013200" cy="635"/>
                        </a:xfrm>
                        <a:prstGeom prst="rect">
                          <a:avLst/>
                        </a:prstGeom>
                        <a:solidFill>
                          <a:prstClr val="white"/>
                        </a:solidFill>
                        <a:ln>
                          <a:noFill/>
                        </a:ln>
                      </wps:spPr>
                      <wps:txbx>
                        <w:txbxContent>
                          <w:p w14:paraId="6193C309" w14:textId="5478F5CA" w:rsidR="002C2FBB" w:rsidRPr="004617DB" w:rsidRDefault="002C2FBB" w:rsidP="002C2FBB">
                            <w:pPr>
                              <w:pStyle w:val="Caption"/>
                              <w:jc w:val="center"/>
                              <w:rPr>
                                <w:b/>
                                <w:bCs/>
                                <w:i w:val="0"/>
                                <w:iCs w:val="0"/>
                                <w:noProof/>
                                <w:color w:val="000000" w:themeColor="text1"/>
                                <w:sz w:val="22"/>
                                <w:szCs w:val="22"/>
                              </w:rPr>
                            </w:pPr>
                            <w:bookmarkStart w:id="21" w:name="_Toc236912922"/>
                            <w:r w:rsidRPr="004617DB">
                              <w:rPr>
                                <w:b/>
                                <w:bCs/>
                                <w:i w:val="0"/>
                                <w:iCs w:val="0"/>
                                <w:color w:val="000000" w:themeColor="text1"/>
                                <w:sz w:val="22"/>
                                <w:szCs w:val="22"/>
                              </w:rPr>
                              <w:t xml:space="preserve">Figure </w:t>
                            </w:r>
                            <w:r w:rsidR="00466AC0" w:rsidRPr="004617DB">
                              <w:rPr>
                                <w:b/>
                                <w:bCs/>
                                <w:i w:val="0"/>
                                <w:iCs w:val="0"/>
                                <w:color w:val="000000" w:themeColor="text1"/>
                                <w:sz w:val="22"/>
                                <w:szCs w:val="22"/>
                              </w:rPr>
                              <w:fldChar w:fldCharType="begin"/>
                            </w:r>
                            <w:r w:rsidR="00466AC0" w:rsidRPr="004617DB">
                              <w:rPr>
                                <w:b/>
                                <w:bCs/>
                                <w:i w:val="0"/>
                                <w:iCs w:val="0"/>
                                <w:color w:val="000000" w:themeColor="text1"/>
                                <w:sz w:val="22"/>
                                <w:szCs w:val="22"/>
                              </w:rPr>
                              <w:instrText xml:space="preserve"> SEQ Figure \* ARABIC </w:instrText>
                            </w:r>
                            <w:r w:rsidR="00466AC0" w:rsidRPr="004617DB">
                              <w:rPr>
                                <w:b/>
                                <w:bCs/>
                                <w:i w:val="0"/>
                                <w:iCs w:val="0"/>
                                <w:color w:val="000000" w:themeColor="text1"/>
                                <w:sz w:val="22"/>
                                <w:szCs w:val="22"/>
                              </w:rPr>
                              <w:fldChar w:fldCharType="separate"/>
                            </w:r>
                            <w:r w:rsidR="00026CD4" w:rsidRPr="004617DB">
                              <w:rPr>
                                <w:b/>
                                <w:bCs/>
                                <w:i w:val="0"/>
                                <w:iCs w:val="0"/>
                                <w:noProof/>
                                <w:color w:val="000000" w:themeColor="text1"/>
                                <w:sz w:val="22"/>
                                <w:szCs w:val="22"/>
                              </w:rPr>
                              <w:t>6</w:t>
                            </w:r>
                            <w:r w:rsidR="00466AC0" w:rsidRPr="004617DB">
                              <w:rPr>
                                <w:b/>
                                <w:bCs/>
                                <w:i w:val="0"/>
                                <w:iCs w:val="0"/>
                                <w:color w:val="000000" w:themeColor="text1"/>
                                <w:sz w:val="22"/>
                                <w:szCs w:val="22"/>
                              </w:rPr>
                              <w:fldChar w:fldCharType="end"/>
                            </w:r>
                            <w:r w:rsidRPr="004617DB">
                              <w:rPr>
                                <w:b/>
                                <w:bCs/>
                                <w:i w:val="0"/>
                                <w:iCs w:val="0"/>
                                <w:color w:val="000000" w:themeColor="text1"/>
                                <w:sz w:val="22"/>
                                <w:szCs w:val="22"/>
                              </w:rPr>
                              <w:t>: PHC Services in MyGov Application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0F04DA" id="_x0000_s1027" type="#_x0000_t202" style="position:absolute;left:0;text-align:left;margin-left:0;margin-top:185.4pt;width:316pt;height:.0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" stroked="f">
                <v:textbox style="mso-fit-shape-to-text:t" inset="0,0,0,0">
                  <w:txbxContent>
                    <w:p w14:paraId="6193C309" w14:textId="5478F5CA" w:rsidR="002C2FBB" w:rsidRPr="004617DB" w:rsidRDefault="002C2FBB" w:rsidP="002C2FBB">
                      <w:pPr>
                        <w:pStyle w:val="Caption"/>
                        <w:jc w:val="center"/>
                        <w:rPr>
                          <w:b/>
                          <w:bCs/>
                          <w:i w:val="0"/>
                          <w:iCs w:val="0"/>
                          <w:noProof/>
                          <w:color w:val="000000" w:themeColor="text1"/>
                          <w:sz w:val="22"/>
                          <w:szCs w:val="22"/>
                        </w:rPr>
                      </w:pPr>
                      <w:bookmarkStart w:id="23" w:name="_Toc236912922"/>
                      <w:r w:rsidRPr="004617DB">
                        <w:rPr>
                          <w:b/>
                          <w:bCs/>
                          <w:i w:val="0"/>
                          <w:iCs w:val="0"/>
                          <w:color w:val="000000" w:themeColor="text1"/>
                          <w:sz w:val="22"/>
                          <w:szCs w:val="22"/>
                        </w:rPr>
                        <w:t xml:space="preserve">Figure </w:t>
                      </w:r>
                      <w:r w:rsidR="00466AC0" w:rsidRPr="004617DB">
                        <w:rPr>
                          <w:b/>
                          <w:bCs/>
                          <w:i w:val="0"/>
                          <w:iCs w:val="0"/>
                          <w:color w:val="000000" w:themeColor="text1"/>
                          <w:sz w:val="22"/>
                          <w:szCs w:val="22"/>
                        </w:rPr>
                        <w:fldChar w:fldCharType="begin"/>
                      </w:r>
                      <w:r w:rsidR="00466AC0" w:rsidRPr="004617DB">
                        <w:rPr>
                          <w:b/>
                          <w:bCs/>
                          <w:i w:val="0"/>
                          <w:iCs w:val="0"/>
                          <w:color w:val="000000" w:themeColor="text1"/>
                          <w:sz w:val="22"/>
                          <w:szCs w:val="22"/>
                        </w:rPr>
                        <w:instrText xml:space="preserve"> SEQ Figure \* ARABIC </w:instrText>
                      </w:r>
                      <w:r w:rsidR="00466AC0" w:rsidRPr="004617DB">
                        <w:rPr>
                          <w:b/>
                          <w:bCs/>
                          <w:i w:val="0"/>
                          <w:iCs w:val="0"/>
                          <w:color w:val="000000" w:themeColor="text1"/>
                          <w:sz w:val="22"/>
                          <w:szCs w:val="22"/>
                        </w:rPr>
                        <w:fldChar w:fldCharType="separate"/>
                      </w:r>
                      <w:r w:rsidR="00026CD4" w:rsidRPr="004617DB">
                        <w:rPr>
                          <w:b/>
                          <w:bCs/>
                          <w:i w:val="0"/>
                          <w:iCs w:val="0"/>
                          <w:noProof/>
                          <w:color w:val="000000" w:themeColor="text1"/>
                          <w:sz w:val="22"/>
                          <w:szCs w:val="22"/>
                        </w:rPr>
                        <w:t>6</w:t>
                      </w:r>
                      <w:r w:rsidR="00466AC0" w:rsidRPr="004617DB">
                        <w:rPr>
                          <w:b/>
                          <w:bCs/>
                          <w:i w:val="0"/>
                          <w:iCs w:val="0"/>
                          <w:color w:val="000000" w:themeColor="text1"/>
                          <w:sz w:val="22"/>
                          <w:szCs w:val="22"/>
                        </w:rPr>
                        <w:fldChar w:fldCharType="end"/>
                      </w:r>
                      <w:r w:rsidRPr="004617DB">
                        <w:rPr>
                          <w:b/>
                          <w:bCs/>
                          <w:i w:val="0"/>
                          <w:iCs w:val="0"/>
                          <w:color w:val="000000" w:themeColor="text1"/>
                          <w:sz w:val="22"/>
                          <w:szCs w:val="22"/>
                        </w:rPr>
                        <w:t>: PHC Services in MyGov Application</w:t>
                      </w:r>
                      <w:bookmarkEnd w:id="23"/>
                    </w:p>
                  </w:txbxContent>
                </v:textbox>
                <w10:wrap type="tight" anchorx="margin"/>
              </v:shape>
            </w:pict>
          </mc:Fallback>
        </mc:AlternateContent>
      </w:r>
      <w:r>
        <w:rPr>
          <w:noProof/>
        </w:rPr>
        <w:drawing>
          <wp:anchor distT="0" distB="0" distL="114300" distR="114300" simplePos="0" relativeHeight="251813888" behindDoc="0" locked="0" layoutInCell="1" allowOverlap="1" wp14:anchorId="1A438496" wp14:editId="75F25764">
            <wp:simplePos x="0" y="0"/>
            <wp:positionH relativeFrom="margin">
              <wp:align>center</wp:align>
            </wp:positionH>
            <wp:positionV relativeFrom="paragraph">
              <wp:posOffset>19050</wp:posOffset>
            </wp:positionV>
            <wp:extent cx="1905000" cy="2296511"/>
            <wp:effectExtent l="0" t="0" r="0" b="8890"/>
            <wp:wrapTopAndBottom/>
            <wp:docPr id="1400091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1741" name="Picture 14000917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05000" cy="2296511"/>
                    </a:xfrm>
                    <a:prstGeom prst="rect">
                      <a:avLst/>
                    </a:prstGeom>
                    <a:ln w="3175">
                      <a:noFill/>
                    </a:ln>
                  </pic:spPr>
                </pic:pic>
              </a:graphicData>
            </a:graphic>
          </wp:anchor>
        </w:drawing>
      </w:r>
    </w:p>
    <w:p w14:paraId="077E88F6" w14:textId="77777777" w:rsidR="00520E5F" w:rsidRPr="003B1A9F" w:rsidRDefault="00520E5F" w:rsidP="00B87F87">
      <w:pPr>
        <w:jc w:val="both"/>
        <w:rPr>
          <w:sz w:val="22"/>
          <w:szCs w:val="22"/>
        </w:rPr>
      </w:pPr>
    </w:p>
    <w:p w14:paraId="6BC54E77" w14:textId="5056B617" w:rsidR="00C31FD9" w:rsidRPr="00D238F7" w:rsidRDefault="00C31FD9" w:rsidP="00B87F87">
      <w:pPr>
        <w:pStyle w:val="ListParagraph"/>
        <w:numPr>
          <w:ilvl w:val="4"/>
          <w:numId w:val="42"/>
        </w:numPr>
        <w:spacing w:before="240" w:after="240"/>
        <w:jc w:val="both"/>
        <w:outlineLvl w:val="1"/>
        <w:rPr>
          <w:b/>
          <w:bCs/>
          <w:sz w:val="26"/>
          <w:szCs w:val="26"/>
        </w:rPr>
      </w:pPr>
      <w:bookmarkStart w:id="22" w:name="_Toc236913079"/>
      <w:r w:rsidRPr="00D238F7">
        <w:rPr>
          <w:b/>
          <w:bCs/>
          <w:sz w:val="26"/>
          <w:szCs w:val="26"/>
        </w:rPr>
        <w:t xml:space="preserve">Vaccination Record </w:t>
      </w:r>
      <w:r w:rsidR="002A69EE" w:rsidRPr="00D238F7">
        <w:rPr>
          <w:b/>
          <w:bCs/>
          <w:sz w:val="26"/>
          <w:szCs w:val="26"/>
        </w:rPr>
        <w:t>Service</w:t>
      </w:r>
      <w:bookmarkEnd w:id="22"/>
    </w:p>
    <w:p w14:paraId="3276D01E" w14:textId="04AFC7E9" w:rsidR="00C121A5" w:rsidRPr="003B1A9F" w:rsidRDefault="00C163C4" w:rsidP="00B87F87">
      <w:pPr>
        <w:ind w:firstLine="720"/>
        <w:jc w:val="both"/>
        <w:rPr>
          <w:sz w:val="22"/>
          <w:szCs w:val="22"/>
        </w:rPr>
      </w:pPr>
      <w:r>
        <w:rPr>
          <w:noProof/>
        </w:rPr>
        <mc:AlternateContent>
          <mc:Choice Requires="wps">
            <w:drawing>
              <wp:anchor distT="0" distB="0" distL="114300" distR="114300" simplePos="0" relativeHeight="251516928" behindDoc="0" locked="0" layoutInCell="1" allowOverlap="1" wp14:anchorId="493E4944" wp14:editId="1E0CF22E">
                <wp:simplePos x="0" y="0"/>
                <wp:positionH relativeFrom="margin">
                  <wp:align>center</wp:align>
                </wp:positionH>
                <wp:positionV relativeFrom="paragraph">
                  <wp:posOffset>3771900</wp:posOffset>
                </wp:positionV>
                <wp:extent cx="2981325" cy="229870"/>
                <wp:effectExtent l="0" t="0" r="9525" b="0"/>
                <wp:wrapTopAndBottom/>
                <wp:docPr id="1547267459" name="Text Box 1"/>
                <wp:cNvGraphicFramePr/>
                <a:graphic xmlns:a="http://schemas.openxmlformats.org/drawingml/2006/main">
                  <a:graphicData uri="http://schemas.microsoft.com/office/word/2010/wordprocessingShape">
                    <wps:wsp>
                      <wps:cNvSpPr txBox="1"/>
                      <wps:spPr>
                        <a:xfrm>
                          <a:off x="0" y="0"/>
                          <a:ext cx="2981325" cy="229870"/>
                        </a:xfrm>
                        <a:prstGeom prst="rect">
                          <a:avLst/>
                        </a:prstGeom>
                        <a:solidFill>
                          <a:prstClr val="white"/>
                        </a:solidFill>
                        <a:ln>
                          <a:noFill/>
                        </a:ln>
                      </wps:spPr>
                      <wps:txbx>
                        <w:txbxContent>
                          <w:p w14:paraId="68F77A7C" w14:textId="0046492E" w:rsidR="00C86AFB" w:rsidRPr="00C163C4" w:rsidRDefault="00C86AFB" w:rsidP="005077D0">
                            <w:pPr>
                              <w:pStyle w:val="Caption"/>
                              <w:jc w:val="center"/>
                              <w:rPr>
                                <w:b/>
                                <w:bCs/>
                                <w:i w:val="0"/>
                                <w:iCs w:val="0"/>
                                <w:noProof/>
                                <w:color w:val="auto"/>
                                <w:sz w:val="22"/>
                                <w:szCs w:val="22"/>
                              </w:rPr>
                            </w:pPr>
                            <w:bookmarkStart w:id="23" w:name="_Toc236912923"/>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7</w:t>
                            </w:r>
                            <w:r w:rsidRPr="00C163C4">
                              <w:rPr>
                                <w:b/>
                                <w:bCs/>
                                <w:i w:val="0"/>
                                <w:iCs w:val="0"/>
                                <w:color w:val="auto"/>
                                <w:sz w:val="22"/>
                                <w:szCs w:val="22"/>
                              </w:rPr>
                              <w:fldChar w:fldCharType="end"/>
                            </w:r>
                            <w:r w:rsidR="002A69EE" w:rsidRPr="00C163C4">
                              <w:rPr>
                                <w:b/>
                                <w:bCs/>
                                <w:i w:val="0"/>
                                <w:iCs w:val="0"/>
                                <w:color w:val="auto"/>
                                <w:sz w:val="22"/>
                                <w:szCs w:val="22"/>
                              </w:rPr>
                              <w:t>:</w:t>
                            </w:r>
                            <w:r w:rsidRPr="00C163C4">
                              <w:rPr>
                                <w:b/>
                                <w:bCs/>
                                <w:i w:val="0"/>
                                <w:iCs w:val="0"/>
                                <w:color w:val="auto"/>
                                <w:sz w:val="22"/>
                                <w:szCs w:val="22"/>
                              </w:rPr>
                              <w:t xml:space="preserve"> Vaccination Record Service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E4944" id="_x0000_s1028" type="#_x0000_t202" style="position:absolute;left:0;text-align:left;margin-left:0;margin-top:297pt;width:234.75pt;height:18.1pt;z-index:251516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" stroked="f">
                <v:textbox inset="0,0,0,0">
                  <w:txbxContent>
                    <w:p w14:paraId="68F77A7C" w14:textId="0046492E" w:rsidR="00C86AFB" w:rsidRPr="00C163C4" w:rsidRDefault="00C86AFB" w:rsidP="005077D0">
                      <w:pPr>
                        <w:pStyle w:val="Caption"/>
                        <w:jc w:val="center"/>
                        <w:rPr>
                          <w:b/>
                          <w:bCs/>
                          <w:i w:val="0"/>
                          <w:iCs w:val="0"/>
                          <w:noProof/>
                          <w:color w:val="auto"/>
                          <w:sz w:val="22"/>
                          <w:szCs w:val="22"/>
                        </w:rPr>
                      </w:pPr>
                      <w:bookmarkStart w:id="26" w:name="_Toc236912923"/>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7</w:t>
                      </w:r>
                      <w:r w:rsidRPr="00C163C4">
                        <w:rPr>
                          <w:b/>
                          <w:bCs/>
                          <w:i w:val="0"/>
                          <w:iCs w:val="0"/>
                          <w:color w:val="auto"/>
                          <w:sz w:val="22"/>
                          <w:szCs w:val="22"/>
                        </w:rPr>
                        <w:fldChar w:fldCharType="end"/>
                      </w:r>
                      <w:r w:rsidR="002A69EE" w:rsidRPr="00C163C4">
                        <w:rPr>
                          <w:b/>
                          <w:bCs/>
                          <w:i w:val="0"/>
                          <w:iCs w:val="0"/>
                          <w:color w:val="auto"/>
                          <w:sz w:val="22"/>
                          <w:szCs w:val="22"/>
                        </w:rPr>
                        <w:t>:</w:t>
                      </w:r>
                      <w:r w:rsidRPr="00C163C4">
                        <w:rPr>
                          <w:b/>
                          <w:bCs/>
                          <w:i w:val="0"/>
                          <w:iCs w:val="0"/>
                          <w:color w:val="auto"/>
                          <w:sz w:val="22"/>
                          <w:szCs w:val="22"/>
                        </w:rPr>
                        <w:t xml:space="preserve"> Vaccination Record Service</w:t>
                      </w:r>
                      <w:bookmarkEnd w:id="26"/>
                    </w:p>
                  </w:txbxContent>
                </v:textbox>
                <w10:wrap type="topAndBottom" anchorx="margin"/>
              </v:shape>
            </w:pict>
          </mc:Fallback>
        </mc:AlternateContent>
      </w:r>
      <w:r w:rsidR="002A69EE">
        <w:rPr>
          <w:noProof/>
          <w:sz w:val="22"/>
          <w:szCs w:val="22"/>
        </w:rPr>
        <w:drawing>
          <wp:anchor distT="0" distB="0" distL="114300" distR="114300" simplePos="0" relativeHeight="251819008" behindDoc="0" locked="0" layoutInCell="1" allowOverlap="1" wp14:anchorId="73E45AA9" wp14:editId="28A0A5BE">
            <wp:simplePos x="0" y="0"/>
            <wp:positionH relativeFrom="margin">
              <wp:align>center</wp:align>
            </wp:positionH>
            <wp:positionV relativeFrom="paragraph">
              <wp:posOffset>753745</wp:posOffset>
            </wp:positionV>
            <wp:extent cx="1470660" cy="2916661"/>
            <wp:effectExtent l="0" t="0" r="0" b="0"/>
            <wp:wrapTopAndBottom/>
            <wp:docPr id="6632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523" name="Picture 66325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0660" cy="2916661"/>
                    </a:xfrm>
                    <a:prstGeom prst="rect">
                      <a:avLst/>
                    </a:prstGeom>
                    <a:ln w="3175">
                      <a:noFill/>
                    </a:ln>
                  </pic:spPr>
                </pic:pic>
              </a:graphicData>
            </a:graphic>
          </wp:anchor>
        </w:drawing>
      </w:r>
      <w:r w:rsidR="00C31FD9" w:rsidRPr="003B1A9F">
        <w:rPr>
          <w:sz w:val="22"/>
          <w:szCs w:val="22"/>
        </w:rPr>
        <w:t>This service allows users to view their complete vaccination history. Each vaccination entry displays relevant information such as the vaccine name, vaccination date, and the health center where the vaccine was administered. Users can also download their vaccination record for personal use or official purposes</w:t>
      </w:r>
      <w:r w:rsidR="009F5668">
        <w:rPr>
          <w:sz w:val="22"/>
          <w:szCs w:val="22"/>
        </w:rPr>
        <w:t xml:space="preserve"> (See Figure 7)</w:t>
      </w:r>
      <w:r w:rsidR="00C31FD9" w:rsidRPr="003B1A9F">
        <w:rPr>
          <w:sz w:val="22"/>
          <w:szCs w:val="22"/>
        </w:rPr>
        <w:t>.</w:t>
      </w:r>
    </w:p>
    <w:p w14:paraId="753FC870" w14:textId="77777777" w:rsidR="00520E5F" w:rsidRDefault="00520E5F" w:rsidP="00B87F87">
      <w:pPr>
        <w:ind w:firstLine="720"/>
        <w:jc w:val="both"/>
        <w:rPr>
          <w:sz w:val="22"/>
          <w:szCs w:val="22"/>
        </w:rPr>
      </w:pPr>
    </w:p>
    <w:p w14:paraId="3F66C166" w14:textId="77777777" w:rsidR="00520E5F" w:rsidRDefault="00520E5F" w:rsidP="00B87F87">
      <w:pPr>
        <w:ind w:firstLine="720"/>
        <w:jc w:val="both"/>
        <w:rPr>
          <w:sz w:val="22"/>
          <w:szCs w:val="22"/>
        </w:rPr>
      </w:pPr>
    </w:p>
    <w:p w14:paraId="5615E511" w14:textId="77777777" w:rsidR="00520E5F" w:rsidRDefault="00520E5F" w:rsidP="00B87F87">
      <w:pPr>
        <w:ind w:firstLine="720"/>
        <w:jc w:val="both"/>
        <w:rPr>
          <w:sz w:val="22"/>
          <w:szCs w:val="22"/>
        </w:rPr>
      </w:pPr>
    </w:p>
    <w:p w14:paraId="7ACDBB0D" w14:textId="77777777" w:rsidR="00520E5F" w:rsidRDefault="00520E5F" w:rsidP="00B87F87">
      <w:pPr>
        <w:ind w:firstLine="720"/>
        <w:jc w:val="both"/>
        <w:rPr>
          <w:sz w:val="22"/>
          <w:szCs w:val="22"/>
        </w:rPr>
      </w:pPr>
    </w:p>
    <w:p w14:paraId="292E9038" w14:textId="77777777" w:rsidR="00520E5F" w:rsidRPr="003B1A9F" w:rsidRDefault="00520E5F" w:rsidP="00B87F87">
      <w:pPr>
        <w:ind w:firstLine="720"/>
        <w:jc w:val="both"/>
        <w:rPr>
          <w:sz w:val="22"/>
          <w:szCs w:val="22"/>
        </w:rPr>
      </w:pPr>
    </w:p>
    <w:p w14:paraId="013E8C38" w14:textId="4DD907D0" w:rsidR="00C31FD9" w:rsidRPr="00D238F7" w:rsidRDefault="00C31FD9" w:rsidP="00B87F87">
      <w:pPr>
        <w:pStyle w:val="ListParagraph"/>
        <w:numPr>
          <w:ilvl w:val="4"/>
          <w:numId w:val="42"/>
        </w:numPr>
        <w:spacing w:before="240" w:after="240"/>
        <w:jc w:val="both"/>
        <w:outlineLvl w:val="1"/>
        <w:rPr>
          <w:b/>
          <w:bCs/>
          <w:sz w:val="26"/>
          <w:szCs w:val="26"/>
        </w:rPr>
      </w:pPr>
      <w:bookmarkStart w:id="24" w:name="_Toc236913080"/>
      <w:r w:rsidRPr="00D238F7">
        <w:rPr>
          <w:b/>
          <w:bCs/>
          <w:sz w:val="26"/>
          <w:szCs w:val="26"/>
        </w:rPr>
        <w:lastRenderedPageBreak/>
        <w:t>Report Missing Vaccination Record</w:t>
      </w:r>
      <w:r w:rsidR="002A69EE" w:rsidRPr="00D238F7">
        <w:rPr>
          <w:b/>
          <w:bCs/>
          <w:sz w:val="26"/>
          <w:szCs w:val="26"/>
        </w:rPr>
        <w:t xml:space="preserve"> Service</w:t>
      </w:r>
      <w:bookmarkEnd w:id="24"/>
    </w:p>
    <w:p w14:paraId="73F1E469" w14:textId="4731A587" w:rsidR="002F7922" w:rsidRDefault="002A69EE" w:rsidP="00B87F87">
      <w:pPr>
        <w:ind w:firstLine="720"/>
        <w:jc w:val="both"/>
        <w:rPr>
          <w:sz w:val="22"/>
          <w:szCs w:val="22"/>
        </w:rPr>
      </w:pPr>
      <w:r>
        <w:rPr>
          <w:noProof/>
        </w:rPr>
        <mc:AlternateContent>
          <mc:Choice Requires="wps">
            <w:drawing>
              <wp:anchor distT="0" distB="0" distL="114300" distR="114300" simplePos="0" relativeHeight="251523072" behindDoc="0" locked="0" layoutInCell="1" allowOverlap="1" wp14:anchorId="18083975" wp14:editId="050705AA">
                <wp:simplePos x="0" y="0"/>
                <wp:positionH relativeFrom="margin">
                  <wp:align>center</wp:align>
                </wp:positionH>
                <wp:positionV relativeFrom="paragraph">
                  <wp:posOffset>3672205</wp:posOffset>
                </wp:positionV>
                <wp:extent cx="3667125" cy="635"/>
                <wp:effectExtent l="0" t="0" r="9525" b="0"/>
                <wp:wrapTopAndBottom/>
                <wp:docPr id="1184036339" name="Text Box 1"/>
                <wp:cNvGraphicFramePr/>
                <a:graphic xmlns:a="http://schemas.openxmlformats.org/drawingml/2006/main">
                  <a:graphicData uri="http://schemas.microsoft.com/office/word/2010/wordprocessingShape">
                    <wps:wsp>
                      <wps:cNvSpPr txBox="1"/>
                      <wps:spPr>
                        <a:xfrm>
                          <a:off x="0" y="0"/>
                          <a:ext cx="3667125" cy="635"/>
                        </a:xfrm>
                        <a:prstGeom prst="rect">
                          <a:avLst/>
                        </a:prstGeom>
                        <a:solidFill>
                          <a:prstClr val="white"/>
                        </a:solidFill>
                        <a:ln>
                          <a:noFill/>
                        </a:ln>
                      </wps:spPr>
                      <wps:txbx>
                        <w:txbxContent>
                          <w:p w14:paraId="0FFC06B6" w14:textId="787FCCF6" w:rsidR="002A69EE" w:rsidRPr="00C163C4" w:rsidRDefault="002A69EE" w:rsidP="002A69EE">
                            <w:pPr>
                              <w:pStyle w:val="Caption"/>
                              <w:rPr>
                                <w:b/>
                                <w:bCs/>
                                <w:i w:val="0"/>
                                <w:iCs w:val="0"/>
                                <w:noProof/>
                                <w:color w:val="auto"/>
                                <w:sz w:val="22"/>
                                <w:szCs w:val="22"/>
                              </w:rPr>
                            </w:pPr>
                            <w:bookmarkStart w:id="25" w:name="_Toc236912924"/>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8</w:t>
                            </w:r>
                            <w:r w:rsidRPr="00C163C4">
                              <w:rPr>
                                <w:b/>
                                <w:bCs/>
                                <w:i w:val="0"/>
                                <w:iCs w:val="0"/>
                                <w:color w:val="auto"/>
                                <w:sz w:val="22"/>
                                <w:szCs w:val="22"/>
                              </w:rPr>
                              <w:fldChar w:fldCharType="end"/>
                            </w:r>
                            <w:r w:rsidRPr="00C163C4">
                              <w:rPr>
                                <w:b/>
                                <w:bCs/>
                                <w:i w:val="0"/>
                                <w:iCs w:val="0"/>
                                <w:color w:val="auto"/>
                                <w:sz w:val="22"/>
                                <w:szCs w:val="22"/>
                              </w:rPr>
                              <w:t>: Report Missing Vaccination Record Service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083975" id="_x0000_s1029" type="#_x0000_t202" style="position:absolute;left:0;text-align:left;margin-left:0;margin-top:289.15pt;width:288.75pt;height:.05pt;z-index:2515230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nPkGgIAAD8EAAAOAAAAZHJzL2Uyb0RvYy54bWysU01v2zAMvQ/YfxB0X5ykaDY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i8XH2fyWM0m+xc1t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" stroked="f">
                <v:textbox style="mso-fit-shape-to-text:t" inset="0,0,0,0">
                  <w:txbxContent>
                    <w:p w14:paraId="0FFC06B6" w14:textId="787FCCF6" w:rsidR="002A69EE" w:rsidRPr="00C163C4" w:rsidRDefault="002A69EE" w:rsidP="002A69EE">
                      <w:pPr>
                        <w:pStyle w:val="Caption"/>
                        <w:rPr>
                          <w:b/>
                          <w:bCs/>
                          <w:i w:val="0"/>
                          <w:iCs w:val="0"/>
                          <w:noProof/>
                          <w:color w:val="auto"/>
                          <w:sz w:val="22"/>
                          <w:szCs w:val="22"/>
                        </w:rPr>
                      </w:pPr>
                      <w:bookmarkStart w:id="29" w:name="_Toc236912924"/>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8</w:t>
                      </w:r>
                      <w:r w:rsidRPr="00C163C4">
                        <w:rPr>
                          <w:b/>
                          <w:bCs/>
                          <w:i w:val="0"/>
                          <w:iCs w:val="0"/>
                          <w:color w:val="auto"/>
                          <w:sz w:val="22"/>
                          <w:szCs w:val="22"/>
                        </w:rPr>
                        <w:fldChar w:fldCharType="end"/>
                      </w:r>
                      <w:r w:rsidRPr="00C163C4">
                        <w:rPr>
                          <w:b/>
                          <w:bCs/>
                          <w:i w:val="0"/>
                          <w:iCs w:val="0"/>
                          <w:color w:val="auto"/>
                          <w:sz w:val="22"/>
                          <w:szCs w:val="22"/>
                        </w:rPr>
                        <w:t>: Report Missing Vaccination Record Service</w:t>
                      </w:r>
                      <w:bookmarkEnd w:id="29"/>
                    </w:p>
                  </w:txbxContent>
                </v:textbox>
                <w10:wrap type="topAndBottom" anchorx="margin"/>
              </v:shape>
            </w:pict>
          </mc:Fallback>
        </mc:AlternateContent>
      </w:r>
      <w:r>
        <w:rPr>
          <w:noProof/>
          <w:sz w:val="22"/>
          <w:szCs w:val="22"/>
        </w:rPr>
        <w:drawing>
          <wp:anchor distT="0" distB="0" distL="114300" distR="114300" simplePos="0" relativeHeight="251831296" behindDoc="0" locked="0" layoutInCell="1" allowOverlap="1" wp14:anchorId="518D1DE8" wp14:editId="2128B0A8">
            <wp:simplePos x="0" y="0"/>
            <wp:positionH relativeFrom="margin">
              <wp:align>center</wp:align>
            </wp:positionH>
            <wp:positionV relativeFrom="paragraph">
              <wp:posOffset>631825</wp:posOffset>
            </wp:positionV>
            <wp:extent cx="1515110" cy="3001010"/>
            <wp:effectExtent l="0" t="0" r="8890" b="8890"/>
            <wp:wrapTopAndBottom/>
            <wp:docPr id="1284263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63277" name="Picture 12842632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15110" cy="3001010"/>
                    </a:xfrm>
                    <a:prstGeom prst="rect">
                      <a:avLst/>
                    </a:prstGeom>
                    <a:ln w="3175">
                      <a:noFill/>
                    </a:ln>
                  </pic:spPr>
                </pic:pic>
              </a:graphicData>
            </a:graphic>
          </wp:anchor>
        </w:drawing>
      </w:r>
      <w:r w:rsidR="00C31FD9" w:rsidRPr="003B1A9F">
        <w:rPr>
          <w:sz w:val="22"/>
          <w:szCs w:val="22"/>
        </w:rPr>
        <w:t>This service enables users to report vaccinations that are missing from their official vaccination record. Users enter their personal information, upload supporting documents, provide any necessary notes, and submit the request for review by the relevant authority</w:t>
      </w:r>
      <w:r w:rsidR="009F5668">
        <w:rPr>
          <w:sz w:val="22"/>
          <w:szCs w:val="22"/>
        </w:rPr>
        <w:t xml:space="preserve"> (As shown in Figure </w:t>
      </w:r>
      <w:r w:rsidR="00C163C4">
        <w:rPr>
          <w:sz w:val="22"/>
          <w:szCs w:val="22"/>
        </w:rPr>
        <w:t>8)</w:t>
      </w:r>
      <w:r w:rsidR="00C31FD9" w:rsidRPr="003B1A9F">
        <w:rPr>
          <w:sz w:val="22"/>
          <w:szCs w:val="22"/>
        </w:rPr>
        <w:t>.</w:t>
      </w:r>
    </w:p>
    <w:p w14:paraId="2667CAE7" w14:textId="6467E6F3" w:rsidR="008612CF" w:rsidRDefault="00C121A5" w:rsidP="00B87F87">
      <w:pPr>
        <w:ind w:firstLine="720"/>
        <w:jc w:val="both"/>
        <w:rPr>
          <w:sz w:val="22"/>
          <w:szCs w:val="22"/>
        </w:rPr>
      </w:pPr>
      <w:r>
        <w:rPr>
          <w:sz w:val="22"/>
          <w:szCs w:val="22"/>
        </w:rPr>
        <w:t xml:space="preserve"> </w:t>
      </w:r>
    </w:p>
    <w:p w14:paraId="3D3B81B8" w14:textId="027209EF" w:rsidR="00FC337B" w:rsidRPr="003B1A9F" w:rsidRDefault="008612CF" w:rsidP="00B87F87">
      <w:pPr>
        <w:ind w:firstLine="720"/>
        <w:jc w:val="both"/>
        <w:rPr>
          <w:sz w:val="22"/>
          <w:szCs w:val="22"/>
        </w:rPr>
      </w:pPr>
      <w:r w:rsidRPr="008612CF">
        <w:rPr>
          <w:sz w:val="22"/>
          <w:szCs w:val="22"/>
        </w:rPr>
        <w:t>However, the most noticeable limitation of the MyGov application is that it currently offers only two Primary Health Care services, both of which are related to vaccinations. Although these services are implemented effectively, the limited number of PHC services reduces the application's usefulness for users seeking broader healthcare services. Expanding the range of PHC services available within MyGov would enhance its value and reduce the need for users to rely on other government platforms.</w:t>
      </w:r>
    </w:p>
    <w:p w14:paraId="5CED919E" w14:textId="77777777" w:rsidR="00520E5F" w:rsidRPr="003B1A9F" w:rsidRDefault="00520E5F" w:rsidP="00B87F87">
      <w:pPr>
        <w:ind w:firstLine="720"/>
        <w:jc w:val="both"/>
        <w:rPr>
          <w:sz w:val="22"/>
          <w:szCs w:val="22"/>
        </w:rPr>
      </w:pPr>
    </w:p>
    <w:p w14:paraId="46682818" w14:textId="7B768BAC" w:rsidR="00520E5F" w:rsidRPr="00D238F7" w:rsidRDefault="008D1454" w:rsidP="00B87F87">
      <w:pPr>
        <w:pStyle w:val="Heading2"/>
        <w:numPr>
          <w:ilvl w:val="3"/>
          <w:numId w:val="42"/>
        </w:numPr>
        <w:spacing w:before="240" w:after="240"/>
        <w:jc w:val="both"/>
        <w:rPr>
          <w:b/>
          <w:bCs/>
          <w:color w:val="auto"/>
        </w:rPr>
      </w:pPr>
      <w:r>
        <w:rPr>
          <w:rFonts w:hint="cs"/>
          <w:b/>
          <w:bCs/>
          <w:color w:val="auto"/>
          <w:sz w:val="28"/>
          <w:szCs w:val="28"/>
          <w:rtl/>
        </w:rPr>
        <w:t xml:space="preserve"> </w:t>
      </w:r>
      <w:bookmarkStart w:id="26" w:name="_Toc236913081"/>
      <w:r w:rsidR="000932EE" w:rsidRPr="00D238F7">
        <w:rPr>
          <w:b/>
          <w:bCs/>
          <w:color w:val="auto"/>
        </w:rPr>
        <w:t xml:space="preserve">Ministry of Health </w:t>
      </w:r>
      <w:r w:rsidR="002A78BA" w:rsidRPr="00D238F7">
        <w:rPr>
          <w:b/>
          <w:bCs/>
          <w:color w:val="auto"/>
          <w:lang w:bidi="ar-BH"/>
        </w:rPr>
        <w:t>(</w:t>
      </w:r>
      <w:r w:rsidR="00FD66A7" w:rsidRPr="00D238F7">
        <w:rPr>
          <w:b/>
          <w:bCs/>
          <w:color w:val="auto"/>
        </w:rPr>
        <w:t>MOH)</w:t>
      </w:r>
      <w:r w:rsidR="000932EE" w:rsidRPr="00D238F7">
        <w:rPr>
          <w:b/>
          <w:bCs/>
          <w:color w:val="auto"/>
        </w:rPr>
        <w:t xml:space="preserve"> website</w:t>
      </w:r>
      <w:bookmarkEnd w:id="26"/>
      <w:r w:rsidR="00520E5F" w:rsidRPr="00D238F7">
        <w:rPr>
          <w:b/>
          <w:bCs/>
          <w:color w:val="auto"/>
        </w:rPr>
        <w:t xml:space="preserve"> </w:t>
      </w:r>
    </w:p>
    <w:p w14:paraId="771E9398" w14:textId="738BC249" w:rsidR="006130B5" w:rsidRPr="006130B5" w:rsidRDefault="004C4AC0" w:rsidP="00B87F87">
      <w:pPr>
        <w:ind w:firstLine="720"/>
        <w:jc w:val="both"/>
        <w:rPr>
          <w:sz w:val="22"/>
          <w:szCs w:val="22"/>
        </w:rPr>
      </w:pPr>
      <w:r w:rsidRPr="004C4AC0">
        <w:rPr>
          <w:sz w:val="22"/>
          <w:szCs w:val="22"/>
        </w:rPr>
        <w:t xml:space="preserve">The Ministry of Health (MOH) website is the official digital platform for healthcare services in the Kingdom of Bahrain (see Figure </w:t>
      </w:r>
      <w:r w:rsidR="004B2AD6">
        <w:rPr>
          <w:sz w:val="22"/>
          <w:szCs w:val="22"/>
        </w:rPr>
        <w:t>9</w:t>
      </w:r>
      <w:r w:rsidRPr="004C4AC0">
        <w:rPr>
          <w:sz w:val="22"/>
          <w:szCs w:val="22"/>
        </w:rPr>
        <w:t>). The website provides a wide range of healthcare-related information and online services organized into multiple categories. One of these categories is Primary HealthCare</w:t>
      </w:r>
      <w:r w:rsidR="00024E8D">
        <w:rPr>
          <w:sz w:val="22"/>
          <w:szCs w:val="22"/>
        </w:rPr>
        <w:t xml:space="preserve"> Centers</w:t>
      </w:r>
      <w:r w:rsidRPr="004C4AC0">
        <w:rPr>
          <w:sz w:val="22"/>
          <w:szCs w:val="22"/>
        </w:rPr>
        <w:t xml:space="preserve"> (PHC) e-Services, which offers various digital services for citizens and residents. To access these services, users are required to log in </w:t>
      </w:r>
      <w:r w:rsidR="00822FDC" w:rsidRPr="00822FDC">
        <w:rPr>
          <w:sz w:val="22"/>
          <w:szCs w:val="22"/>
        </w:rPr>
        <w:t>by providing their CPR number, Block Number, and CPR Expiry Date for identity verification.</w:t>
      </w:r>
      <w:r w:rsidRPr="004C4AC0">
        <w:rPr>
          <w:sz w:val="22"/>
          <w:szCs w:val="22"/>
        </w:rPr>
        <w:t xml:space="preserve"> After successful authentication, users can submit service requests, update personal health information, obtain official certificates, and access a variety of administrative and preventive healthcare services without visiting a health center.</w:t>
      </w:r>
      <w:r w:rsidR="006130B5">
        <w:rPr>
          <w:rFonts w:hint="cs"/>
          <w:sz w:val="22"/>
          <w:szCs w:val="22"/>
          <w:rtl/>
        </w:rPr>
        <w:t xml:space="preserve"> </w:t>
      </w:r>
      <w:r w:rsidR="00184AB5">
        <w:rPr>
          <w:sz w:val="22"/>
          <w:szCs w:val="22"/>
        </w:rPr>
        <w:t>However,</w:t>
      </w:r>
      <w:r w:rsidR="006130B5">
        <w:rPr>
          <w:rFonts w:hint="cs"/>
          <w:sz w:val="22"/>
          <w:szCs w:val="22"/>
          <w:rtl/>
        </w:rPr>
        <w:t xml:space="preserve"> </w:t>
      </w:r>
      <w:r w:rsidR="0007713F" w:rsidRPr="00471B7B">
        <w:rPr>
          <w:sz w:val="22"/>
          <w:szCs w:val="22"/>
        </w:rPr>
        <w:t>w</w:t>
      </w:r>
      <w:r w:rsidR="006130B5" w:rsidRPr="00471B7B">
        <w:rPr>
          <w:sz w:val="22"/>
          <w:szCs w:val="22"/>
        </w:rPr>
        <w:t>hen we tried accessing the site through a standard search on various mobile phones, we couldn't find the services as easily as on computers, without any explanation to the user. Unfortunately, this means most users cannot benefit from the services if they search for them directly from their phones.</w:t>
      </w:r>
    </w:p>
    <w:p w14:paraId="0B527240" w14:textId="77777777" w:rsidR="0010079D" w:rsidRDefault="0010079D" w:rsidP="00B87F87">
      <w:pPr>
        <w:jc w:val="both"/>
        <w:rPr>
          <w:sz w:val="22"/>
          <w:szCs w:val="22"/>
        </w:rPr>
      </w:pPr>
    </w:p>
    <w:p w14:paraId="3F93BA78" w14:textId="69B61F34" w:rsidR="000932EE" w:rsidRPr="005077D0" w:rsidRDefault="00211461" w:rsidP="00B87F87">
      <w:pPr>
        <w:jc w:val="both"/>
        <w:rPr>
          <w:color w:val="0F9ED5" w:themeColor="accent4"/>
          <w:sz w:val="22"/>
          <w:szCs w:val="22"/>
        </w:rPr>
      </w:pPr>
      <w:r w:rsidRPr="00520E5F">
        <w:rPr>
          <w:sz w:val="22"/>
          <w:szCs w:val="22"/>
        </w:rPr>
        <w:t>Overall, the website offers a broad collection of PHC e-services that support different healthcare needs. During the evaluation, all services functioned correctly and no significant usability problems were identified. The services are organized into dedicated pages with consistent layouts, clear instructions, and standardized request forms.</w:t>
      </w:r>
    </w:p>
    <w:p w14:paraId="7DC6C54B" w14:textId="0B4582E5" w:rsidR="000932EE" w:rsidRPr="00211461" w:rsidRDefault="00211461" w:rsidP="00B87F87">
      <w:pPr>
        <w:jc w:val="both"/>
        <w:rPr>
          <w:color w:val="0F9ED5" w:themeColor="accent4"/>
          <w:sz w:val="22"/>
          <w:szCs w:val="22"/>
        </w:rPr>
      </w:pPr>
      <w:r>
        <w:rPr>
          <w:noProof/>
          <w:color w:val="0F9ED5" w:themeColor="accent4"/>
        </w:rPr>
        <w:lastRenderedPageBreak/>
        <w:drawing>
          <wp:inline distT="0" distB="0" distL="0" distR="0" wp14:anchorId="2AC248B9" wp14:editId="731B44B3">
            <wp:extent cx="4732785" cy="2631440"/>
            <wp:effectExtent l="0" t="0" r="0" b="0"/>
            <wp:docPr id="997904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4756" name="Picture 997904756"/>
                    <pic:cNvPicPr/>
                  </pic:nvPicPr>
                  <pic:blipFill rotWithShape="1">
                    <a:blip r:embed="rId22" cstate="print">
                      <a:extLst>
                        <a:ext uri="{28A0092B-C50C-407E-A947-70E740481C1C}">
                          <a14:useLocalDpi xmlns:a14="http://schemas.microsoft.com/office/drawing/2010/main" val="0"/>
                        </a:ext>
                      </a:extLst>
                    </a:blip>
                    <a:srcRect l="8054" t="9809" r="9936" b="8529"/>
                    <a:stretch>
                      <a:fillRect/>
                    </a:stretch>
                  </pic:blipFill>
                  <pic:spPr bwMode="auto">
                    <a:xfrm>
                      <a:off x="0" y="0"/>
                      <a:ext cx="4732785" cy="2631440"/>
                    </a:xfrm>
                    <a:prstGeom prst="rect">
                      <a:avLst/>
                    </a:prstGeom>
                    <a:ln w="3175">
                      <a:noFill/>
                    </a:ln>
                    <a:extLst>
                      <a:ext uri="{53640926-AAD7-44D8-BBD7-CCE9431645EC}">
                        <a14:shadowObscured xmlns:a14="http://schemas.microsoft.com/office/drawing/2010/main"/>
                      </a:ext>
                    </a:extLst>
                  </pic:spPr>
                </pic:pic>
              </a:graphicData>
            </a:graphic>
          </wp:inline>
        </w:drawing>
      </w:r>
    </w:p>
    <w:p w14:paraId="70395EFD" w14:textId="58B2D6C0" w:rsidR="00211461" w:rsidRDefault="00211461" w:rsidP="00B87F87">
      <w:pPr>
        <w:spacing w:after="160"/>
        <w:ind w:firstLine="720"/>
        <w:jc w:val="both"/>
        <w:rPr>
          <w:sz w:val="22"/>
          <w:szCs w:val="22"/>
        </w:rPr>
      </w:pPr>
      <w:r w:rsidRPr="00520E5F">
        <w:rPr>
          <w:noProof/>
          <w:sz w:val="22"/>
          <w:szCs w:val="22"/>
        </w:rPr>
        <mc:AlternateContent>
          <mc:Choice Requires="wps">
            <w:drawing>
              <wp:anchor distT="0" distB="0" distL="114300" distR="114300" simplePos="0" relativeHeight="251495424" behindDoc="0" locked="0" layoutInCell="1" allowOverlap="1" wp14:anchorId="2410EAAB" wp14:editId="5AF8EA7A">
                <wp:simplePos x="0" y="0"/>
                <wp:positionH relativeFrom="margin">
                  <wp:align>center</wp:align>
                </wp:positionH>
                <wp:positionV relativeFrom="paragraph">
                  <wp:posOffset>42545</wp:posOffset>
                </wp:positionV>
                <wp:extent cx="4505325" cy="247650"/>
                <wp:effectExtent l="0" t="0" r="9525" b="0"/>
                <wp:wrapNone/>
                <wp:docPr id="1143024662" name="Text Box 1"/>
                <wp:cNvGraphicFramePr/>
                <a:graphic xmlns:a="http://schemas.openxmlformats.org/drawingml/2006/main">
                  <a:graphicData uri="http://schemas.microsoft.com/office/word/2010/wordprocessingShape">
                    <wps:wsp>
                      <wps:cNvSpPr txBox="1"/>
                      <wps:spPr>
                        <a:xfrm>
                          <a:off x="0" y="0"/>
                          <a:ext cx="4505325" cy="247650"/>
                        </a:xfrm>
                        <a:prstGeom prst="rect">
                          <a:avLst/>
                        </a:prstGeom>
                        <a:solidFill>
                          <a:prstClr val="white"/>
                        </a:solidFill>
                        <a:ln>
                          <a:noFill/>
                        </a:ln>
                      </wps:spPr>
                      <wps:txbx>
                        <w:txbxContent>
                          <w:p w14:paraId="2F76295A" w14:textId="04469559" w:rsidR="002C2FBB" w:rsidRPr="00C163C4" w:rsidRDefault="002C2FBB" w:rsidP="002C2FBB">
                            <w:pPr>
                              <w:pStyle w:val="Caption"/>
                              <w:jc w:val="center"/>
                              <w:rPr>
                                <w:b/>
                                <w:bCs/>
                                <w:i w:val="0"/>
                                <w:iCs w:val="0"/>
                                <w:noProof/>
                                <w:color w:val="000000" w:themeColor="text1"/>
                                <w:sz w:val="22"/>
                                <w:szCs w:val="22"/>
                              </w:rPr>
                            </w:pPr>
                            <w:bookmarkStart w:id="27" w:name="_Toc236912925"/>
                            <w:r w:rsidRPr="00C163C4">
                              <w:rPr>
                                <w:b/>
                                <w:bCs/>
                                <w:i w:val="0"/>
                                <w:iCs w:val="0"/>
                                <w:color w:val="000000" w:themeColor="text1"/>
                                <w:sz w:val="22"/>
                                <w:szCs w:val="22"/>
                              </w:rPr>
                              <w:t xml:space="preserve">Figure </w:t>
                            </w:r>
                            <w:r w:rsidR="00466AC0" w:rsidRPr="00C163C4">
                              <w:rPr>
                                <w:b/>
                                <w:bCs/>
                                <w:i w:val="0"/>
                                <w:iCs w:val="0"/>
                                <w:color w:val="000000" w:themeColor="text1"/>
                                <w:sz w:val="22"/>
                                <w:szCs w:val="22"/>
                              </w:rPr>
                              <w:fldChar w:fldCharType="begin"/>
                            </w:r>
                            <w:r w:rsidR="00466AC0" w:rsidRPr="00C163C4">
                              <w:rPr>
                                <w:b/>
                                <w:bCs/>
                                <w:i w:val="0"/>
                                <w:iCs w:val="0"/>
                                <w:color w:val="000000" w:themeColor="text1"/>
                                <w:sz w:val="22"/>
                                <w:szCs w:val="22"/>
                              </w:rPr>
                              <w:instrText xml:space="preserve"> SEQ Figure \* ARABIC </w:instrText>
                            </w:r>
                            <w:r w:rsidR="00466AC0" w:rsidRPr="00C163C4">
                              <w:rPr>
                                <w:b/>
                                <w:bCs/>
                                <w:i w:val="0"/>
                                <w:iCs w:val="0"/>
                                <w:color w:val="000000" w:themeColor="text1"/>
                                <w:sz w:val="22"/>
                                <w:szCs w:val="22"/>
                              </w:rPr>
                              <w:fldChar w:fldCharType="separate"/>
                            </w:r>
                            <w:r w:rsidR="003763D2" w:rsidRPr="00C163C4">
                              <w:rPr>
                                <w:b/>
                                <w:bCs/>
                                <w:i w:val="0"/>
                                <w:iCs w:val="0"/>
                                <w:noProof/>
                                <w:color w:val="000000" w:themeColor="text1"/>
                                <w:sz w:val="22"/>
                                <w:szCs w:val="22"/>
                              </w:rPr>
                              <w:t>9</w:t>
                            </w:r>
                            <w:r w:rsidR="00466AC0" w:rsidRPr="00C163C4">
                              <w:rPr>
                                <w:b/>
                                <w:bCs/>
                                <w:i w:val="0"/>
                                <w:iCs w:val="0"/>
                                <w:color w:val="000000" w:themeColor="text1"/>
                                <w:sz w:val="22"/>
                                <w:szCs w:val="22"/>
                              </w:rPr>
                              <w:fldChar w:fldCharType="end"/>
                            </w:r>
                            <w:r w:rsidRPr="00C163C4">
                              <w:rPr>
                                <w:b/>
                                <w:bCs/>
                                <w:i w:val="0"/>
                                <w:iCs w:val="0"/>
                                <w:color w:val="000000" w:themeColor="text1"/>
                                <w:sz w:val="22"/>
                                <w:szCs w:val="22"/>
                              </w:rPr>
                              <w:t>: PHC Services in Ministry of Health website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0EAAB" id="_x0000_s1030" type="#_x0000_t202" style="position:absolute;left:0;text-align:left;margin-left:0;margin-top:3.35pt;width:354.75pt;height:19.5pt;z-index:251495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q2THwIAAEI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" stroked="f">
                <v:textbox inset="0,0,0,0">
                  <w:txbxContent>
                    <w:p w14:paraId="2F76295A" w14:textId="04469559" w:rsidR="002C2FBB" w:rsidRPr="00C163C4" w:rsidRDefault="002C2FBB" w:rsidP="002C2FBB">
                      <w:pPr>
                        <w:pStyle w:val="Caption"/>
                        <w:jc w:val="center"/>
                        <w:rPr>
                          <w:b/>
                          <w:bCs/>
                          <w:i w:val="0"/>
                          <w:iCs w:val="0"/>
                          <w:noProof/>
                          <w:color w:val="000000" w:themeColor="text1"/>
                          <w:sz w:val="22"/>
                          <w:szCs w:val="22"/>
                        </w:rPr>
                      </w:pPr>
                      <w:bookmarkStart w:id="32" w:name="_Toc236912925"/>
                      <w:r w:rsidRPr="00C163C4">
                        <w:rPr>
                          <w:b/>
                          <w:bCs/>
                          <w:i w:val="0"/>
                          <w:iCs w:val="0"/>
                          <w:color w:val="000000" w:themeColor="text1"/>
                          <w:sz w:val="22"/>
                          <w:szCs w:val="22"/>
                        </w:rPr>
                        <w:t xml:space="preserve">Figure </w:t>
                      </w:r>
                      <w:r w:rsidR="00466AC0" w:rsidRPr="00C163C4">
                        <w:rPr>
                          <w:b/>
                          <w:bCs/>
                          <w:i w:val="0"/>
                          <w:iCs w:val="0"/>
                          <w:color w:val="000000" w:themeColor="text1"/>
                          <w:sz w:val="22"/>
                          <w:szCs w:val="22"/>
                        </w:rPr>
                        <w:fldChar w:fldCharType="begin"/>
                      </w:r>
                      <w:r w:rsidR="00466AC0" w:rsidRPr="00C163C4">
                        <w:rPr>
                          <w:b/>
                          <w:bCs/>
                          <w:i w:val="0"/>
                          <w:iCs w:val="0"/>
                          <w:color w:val="000000" w:themeColor="text1"/>
                          <w:sz w:val="22"/>
                          <w:szCs w:val="22"/>
                        </w:rPr>
                        <w:instrText xml:space="preserve"> SEQ Figure \* ARABIC </w:instrText>
                      </w:r>
                      <w:r w:rsidR="00466AC0" w:rsidRPr="00C163C4">
                        <w:rPr>
                          <w:b/>
                          <w:bCs/>
                          <w:i w:val="0"/>
                          <w:iCs w:val="0"/>
                          <w:color w:val="000000" w:themeColor="text1"/>
                          <w:sz w:val="22"/>
                          <w:szCs w:val="22"/>
                        </w:rPr>
                        <w:fldChar w:fldCharType="separate"/>
                      </w:r>
                      <w:r w:rsidR="003763D2" w:rsidRPr="00C163C4">
                        <w:rPr>
                          <w:b/>
                          <w:bCs/>
                          <w:i w:val="0"/>
                          <w:iCs w:val="0"/>
                          <w:noProof/>
                          <w:color w:val="000000" w:themeColor="text1"/>
                          <w:sz w:val="22"/>
                          <w:szCs w:val="22"/>
                        </w:rPr>
                        <w:t>9</w:t>
                      </w:r>
                      <w:r w:rsidR="00466AC0" w:rsidRPr="00C163C4">
                        <w:rPr>
                          <w:b/>
                          <w:bCs/>
                          <w:i w:val="0"/>
                          <w:iCs w:val="0"/>
                          <w:color w:val="000000" w:themeColor="text1"/>
                          <w:sz w:val="22"/>
                          <w:szCs w:val="22"/>
                        </w:rPr>
                        <w:fldChar w:fldCharType="end"/>
                      </w:r>
                      <w:r w:rsidRPr="00C163C4">
                        <w:rPr>
                          <w:b/>
                          <w:bCs/>
                          <w:i w:val="0"/>
                          <w:iCs w:val="0"/>
                          <w:color w:val="000000" w:themeColor="text1"/>
                          <w:sz w:val="22"/>
                          <w:szCs w:val="22"/>
                        </w:rPr>
                        <w:t>: PHC Services in Ministry of Health website</w:t>
                      </w:r>
                      <w:bookmarkEnd w:id="32"/>
                    </w:p>
                  </w:txbxContent>
                </v:textbox>
                <w10:wrap anchorx="margin"/>
              </v:shape>
            </w:pict>
          </mc:Fallback>
        </mc:AlternateContent>
      </w:r>
    </w:p>
    <w:p w14:paraId="54D3B16E" w14:textId="77777777" w:rsidR="00520E5F" w:rsidRPr="00520E5F" w:rsidRDefault="00520E5F" w:rsidP="00B87F87">
      <w:pPr>
        <w:spacing w:after="160"/>
        <w:ind w:firstLine="720"/>
        <w:jc w:val="both"/>
        <w:rPr>
          <w:sz w:val="22"/>
          <w:szCs w:val="22"/>
        </w:rPr>
      </w:pPr>
    </w:p>
    <w:p w14:paraId="348A23F3" w14:textId="6E5969CD" w:rsidR="00C163C4" w:rsidRPr="00D238F7" w:rsidRDefault="00336D00" w:rsidP="00B87F87">
      <w:pPr>
        <w:pStyle w:val="Heading2"/>
        <w:numPr>
          <w:ilvl w:val="4"/>
          <w:numId w:val="42"/>
        </w:numPr>
        <w:jc w:val="both"/>
        <w:rPr>
          <w:b/>
          <w:bCs/>
          <w:color w:val="auto"/>
        </w:rPr>
      </w:pPr>
      <w:bookmarkStart w:id="28" w:name="_Toc236913082"/>
      <w:r w:rsidRPr="00D238F7">
        <w:rPr>
          <w:b/>
          <w:bCs/>
          <w:color w:val="auto"/>
        </w:rPr>
        <w:t>Sehati Card Request for Newborns Service</w:t>
      </w:r>
      <w:bookmarkEnd w:id="28"/>
      <w:r w:rsidRPr="00D238F7">
        <w:rPr>
          <w:b/>
          <w:bCs/>
          <w:color w:val="auto"/>
        </w:rPr>
        <w:t xml:space="preserve"> </w:t>
      </w:r>
    </w:p>
    <w:p w14:paraId="583558B6" w14:textId="42792DEA" w:rsidR="000932EE" w:rsidRDefault="009F5668" w:rsidP="00B87F87">
      <w:pPr>
        <w:spacing w:after="160"/>
        <w:ind w:firstLine="720"/>
        <w:jc w:val="both"/>
      </w:pPr>
      <w:r w:rsidRPr="00520E5F">
        <w:rPr>
          <w:noProof/>
          <w:sz w:val="22"/>
          <w:szCs w:val="22"/>
        </w:rPr>
        <mc:AlternateContent>
          <mc:Choice Requires="wpg">
            <w:drawing>
              <wp:anchor distT="0" distB="0" distL="114300" distR="114300" simplePos="0" relativeHeight="251806720" behindDoc="0" locked="0" layoutInCell="1" allowOverlap="1" wp14:anchorId="7A71DEF1" wp14:editId="3F71DD50">
                <wp:simplePos x="0" y="0"/>
                <wp:positionH relativeFrom="margin">
                  <wp:align>center</wp:align>
                </wp:positionH>
                <wp:positionV relativeFrom="paragraph">
                  <wp:posOffset>628015</wp:posOffset>
                </wp:positionV>
                <wp:extent cx="3497580" cy="3515360"/>
                <wp:effectExtent l="0" t="0" r="7620" b="8890"/>
                <wp:wrapTopAndBottom/>
                <wp:docPr id="1110638081" name="Group 9"/>
                <wp:cNvGraphicFramePr/>
                <a:graphic xmlns:a="http://schemas.openxmlformats.org/drawingml/2006/main">
                  <a:graphicData uri="http://schemas.microsoft.com/office/word/2010/wordprocessingGroup">
                    <wpg:wgp>
                      <wpg:cNvGrpSpPr/>
                      <wpg:grpSpPr>
                        <a:xfrm>
                          <a:off x="0" y="0"/>
                          <a:ext cx="3497580" cy="3515360"/>
                          <a:chOff x="0" y="0"/>
                          <a:chExt cx="3497580" cy="3515360"/>
                        </a:xfrm>
                      </wpg:grpSpPr>
                      <pic:pic xmlns:pic="http://schemas.openxmlformats.org/drawingml/2006/picture">
                        <pic:nvPicPr>
                          <pic:cNvPr id="1351821908"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497580" cy="3515360"/>
                          </a:xfrm>
                          <a:prstGeom prst="rect">
                            <a:avLst/>
                          </a:prstGeom>
                          <a:ln w="3175">
                            <a:noFill/>
                          </a:ln>
                        </pic:spPr>
                      </pic:pic>
                      <wps:wsp>
                        <wps:cNvPr id="1527987037" name="Rectangle 8"/>
                        <wps:cNvSpPr/>
                        <wps:spPr>
                          <a:xfrm>
                            <a:off x="1523999" y="1046922"/>
                            <a:ext cx="506943" cy="64328"/>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779695" name="Rectangle 8"/>
                        <wps:cNvSpPr/>
                        <wps:spPr>
                          <a:xfrm>
                            <a:off x="1517240" y="1156252"/>
                            <a:ext cx="513703"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105131" name="Rectangle 8"/>
                        <wps:cNvSpPr/>
                        <wps:spPr>
                          <a:xfrm>
                            <a:off x="1527312" y="1258957"/>
                            <a:ext cx="498337"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F7F0BA" id="Group 9" o:spid="_x0000_s1026" style="position:absolute;margin-left:0;margin-top:49.45pt;width:275.4pt;height:276.8pt;z-index:251806720;mso-position-horizontal:center;mso-position-horizontal-relative:margin;mso-width-relative:margin;mso-height-relative:margin" coordsize="34975,35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">
                <v:shape id="Picture 1" o:spid="_x0000_s1027" type="#_x0000_t75" style="position:absolute;width:34975;height:35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" strokeweight=".25pt">
                  <v:imagedata r:id="rId24" o:title=""/>
                </v:shape>
                <v:rect id="Rectangle 8" o:spid="_x0000_s1028" style="position:absolute;left:15239;top:10469;width:5070;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" fillcolor="white [3212]" stroked="f" strokeweight=".25pt"/>
                <v:rect id="Rectangle 8" o:spid="_x0000_s1029" style="position:absolute;left:15172;top:11562;width:513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" fillcolor="white [3212]" stroked="f" strokeweight=".25pt"/>
                <v:rect id="Rectangle 8" o:spid="_x0000_s1030" style="position:absolute;left:15273;top:12589;width:498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" fillcolor="white [3212]" stroked="f" strokeweight=".25pt"/>
                <w10:wrap type="topAndBottom" anchorx="margin"/>
              </v:group>
            </w:pict>
          </mc:Fallback>
        </mc:AlternateContent>
      </w:r>
      <w:r w:rsidR="006C19A3" w:rsidRPr="00520E5F">
        <w:rPr>
          <w:noProof/>
          <w:sz w:val="22"/>
          <w:szCs w:val="22"/>
        </w:rPr>
        <mc:AlternateContent>
          <mc:Choice Requires="wps">
            <w:drawing>
              <wp:anchor distT="0" distB="0" distL="114300" distR="114300" simplePos="0" relativeHeight="251529216" behindDoc="0" locked="0" layoutInCell="1" allowOverlap="1" wp14:anchorId="37B32C3B" wp14:editId="62571E8A">
                <wp:simplePos x="0" y="0"/>
                <wp:positionH relativeFrom="column">
                  <wp:posOffset>1113155</wp:posOffset>
                </wp:positionH>
                <wp:positionV relativeFrom="paragraph">
                  <wp:posOffset>4200525</wp:posOffset>
                </wp:positionV>
                <wp:extent cx="3497580" cy="635"/>
                <wp:effectExtent l="0" t="0" r="0" b="0"/>
                <wp:wrapTopAndBottom/>
                <wp:docPr id="372389447" name="Text Box 1"/>
                <wp:cNvGraphicFramePr/>
                <a:graphic xmlns:a="http://schemas.openxmlformats.org/drawingml/2006/main">
                  <a:graphicData uri="http://schemas.microsoft.com/office/word/2010/wordprocessingShape">
                    <wps:wsp>
                      <wps:cNvSpPr txBox="1"/>
                      <wps:spPr>
                        <a:xfrm>
                          <a:off x="0" y="0"/>
                          <a:ext cx="3497580" cy="635"/>
                        </a:xfrm>
                        <a:prstGeom prst="rect">
                          <a:avLst/>
                        </a:prstGeom>
                        <a:solidFill>
                          <a:prstClr val="white"/>
                        </a:solidFill>
                        <a:ln>
                          <a:noFill/>
                        </a:ln>
                      </wps:spPr>
                      <wps:txbx>
                        <w:txbxContent>
                          <w:p w14:paraId="1280453E" w14:textId="471D7DCF" w:rsidR="006C19A3" w:rsidRPr="00C163C4" w:rsidRDefault="006C19A3" w:rsidP="006C19A3">
                            <w:pPr>
                              <w:pStyle w:val="Caption"/>
                              <w:jc w:val="center"/>
                              <w:rPr>
                                <w:b/>
                                <w:bCs/>
                                <w:i w:val="0"/>
                                <w:iCs w:val="0"/>
                                <w:noProof/>
                                <w:color w:val="auto"/>
                                <w:sz w:val="22"/>
                                <w:szCs w:val="22"/>
                              </w:rPr>
                            </w:pPr>
                            <w:bookmarkStart w:id="29" w:name="_Toc236912926"/>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10</w:t>
                            </w:r>
                            <w:r w:rsidRPr="00C163C4">
                              <w:rPr>
                                <w:b/>
                                <w:bCs/>
                                <w:i w:val="0"/>
                                <w:iCs w:val="0"/>
                                <w:color w:val="auto"/>
                                <w:sz w:val="22"/>
                                <w:szCs w:val="22"/>
                              </w:rPr>
                              <w:fldChar w:fldCharType="end"/>
                            </w:r>
                            <w:r w:rsidRPr="00C163C4">
                              <w:rPr>
                                <w:b/>
                                <w:bCs/>
                                <w:i w:val="0"/>
                                <w:iCs w:val="0"/>
                                <w:color w:val="auto"/>
                                <w:sz w:val="22"/>
                                <w:szCs w:val="22"/>
                              </w:rPr>
                              <w:t>: Sehati Card Request for Newborns Service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B32C3B" id="_x0000_s1031" type="#_x0000_t202" style="position:absolute;left:0;text-align:left;margin-left:87.65pt;margin-top:330.75pt;width:275.4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" stroked="f">
                <v:textbox style="mso-fit-shape-to-text:t" inset="0,0,0,0">
                  <w:txbxContent>
                    <w:p w14:paraId="1280453E" w14:textId="471D7DCF" w:rsidR="006C19A3" w:rsidRPr="00C163C4" w:rsidRDefault="006C19A3" w:rsidP="006C19A3">
                      <w:pPr>
                        <w:pStyle w:val="Caption"/>
                        <w:jc w:val="center"/>
                        <w:rPr>
                          <w:b/>
                          <w:bCs/>
                          <w:i w:val="0"/>
                          <w:iCs w:val="0"/>
                          <w:noProof/>
                          <w:color w:val="auto"/>
                          <w:sz w:val="22"/>
                          <w:szCs w:val="22"/>
                        </w:rPr>
                      </w:pPr>
                      <w:bookmarkStart w:id="35" w:name="_Toc236912926"/>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10</w:t>
                      </w:r>
                      <w:r w:rsidRPr="00C163C4">
                        <w:rPr>
                          <w:b/>
                          <w:bCs/>
                          <w:i w:val="0"/>
                          <w:iCs w:val="0"/>
                          <w:color w:val="auto"/>
                          <w:sz w:val="22"/>
                          <w:szCs w:val="22"/>
                        </w:rPr>
                        <w:fldChar w:fldCharType="end"/>
                      </w:r>
                      <w:r w:rsidRPr="00C163C4">
                        <w:rPr>
                          <w:b/>
                          <w:bCs/>
                          <w:i w:val="0"/>
                          <w:iCs w:val="0"/>
                          <w:color w:val="auto"/>
                          <w:sz w:val="22"/>
                          <w:szCs w:val="22"/>
                        </w:rPr>
                        <w:t>: Sehati Card Request for Newborns Service</w:t>
                      </w:r>
                      <w:bookmarkEnd w:id="35"/>
                    </w:p>
                  </w:txbxContent>
                </v:textbox>
                <w10:wrap type="topAndBottom"/>
              </v:shape>
            </w:pict>
          </mc:Fallback>
        </mc:AlternateContent>
      </w:r>
      <w:r w:rsidR="00FB7C91" w:rsidRPr="00520E5F">
        <w:rPr>
          <w:sz w:val="22"/>
          <w:szCs w:val="22"/>
        </w:rPr>
        <w:t>This service allows parents to electronically request a Sehati Card for their newborn child. The request form collects the newborn's CPR, parents' CPR numbers, contact information, residential block, and optional notes before submitting the request</w:t>
      </w:r>
      <w:r w:rsidR="00FB7C91" w:rsidRPr="00FB7C91">
        <w:t>.</w:t>
      </w:r>
    </w:p>
    <w:p w14:paraId="6ACC6024" w14:textId="77777777" w:rsidR="00520E5F" w:rsidRDefault="00520E5F" w:rsidP="00B87F87">
      <w:pPr>
        <w:spacing w:after="160"/>
        <w:ind w:firstLine="720"/>
        <w:jc w:val="both"/>
      </w:pPr>
    </w:p>
    <w:p w14:paraId="26B96217" w14:textId="77777777" w:rsidR="00520E5F" w:rsidRDefault="00520E5F" w:rsidP="00B87F87">
      <w:pPr>
        <w:spacing w:after="160"/>
        <w:jc w:val="both"/>
      </w:pPr>
    </w:p>
    <w:p w14:paraId="1DC7CE49" w14:textId="77777777" w:rsidR="00211461" w:rsidRDefault="00211461" w:rsidP="00B87F87">
      <w:pPr>
        <w:spacing w:after="160"/>
        <w:jc w:val="both"/>
      </w:pPr>
    </w:p>
    <w:p w14:paraId="6A64D417" w14:textId="19E153A1" w:rsidR="000932EE" w:rsidRPr="00D238F7" w:rsidRDefault="00E461ED" w:rsidP="00B87F87">
      <w:pPr>
        <w:pStyle w:val="Heading2"/>
        <w:spacing w:before="240" w:after="240"/>
        <w:jc w:val="both"/>
        <w:rPr>
          <w:b/>
          <w:bCs/>
          <w:color w:val="auto"/>
        </w:rPr>
      </w:pPr>
      <w:bookmarkStart w:id="30" w:name="_Toc236913083"/>
      <w:r w:rsidRPr="00D238F7">
        <w:rPr>
          <w:b/>
          <w:bCs/>
          <w:color w:val="auto"/>
        </w:rPr>
        <w:t>3.3.1.3.2 Update Residential Address Service</w:t>
      </w:r>
      <w:bookmarkEnd w:id="30"/>
      <w:r w:rsidRPr="00D238F7">
        <w:rPr>
          <w:b/>
          <w:bCs/>
          <w:color w:val="auto"/>
        </w:rPr>
        <w:t xml:space="preserve"> </w:t>
      </w:r>
    </w:p>
    <w:p w14:paraId="738E5BC6" w14:textId="4747930F" w:rsidR="00E461ED" w:rsidRPr="00C163C4" w:rsidRDefault="00031884" w:rsidP="00B87F87">
      <w:pPr>
        <w:ind w:firstLine="720"/>
        <w:jc w:val="both"/>
        <w:rPr>
          <w:sz w:val="22"/>
          <w:szCs w:val="22"/>
        </w:rPr>
      </w:pPr>
      <w:r w:rsidRPr="00690F9D">
        <w:rPr>
          <w:noProof/>
          <w:sz w:val="22"/>
          <w:szCs w:val="22"/>
        </w:rPr>
        <w:lastRenderedPageBreak/>
        <mc:AlternateContent>
          <mc:Choice Requires="wps">
            <w:drawing>
              <wp:anchor distT="0" distB="0" distL="114300" distR="114300" simplePos="0" relativeHeight="251536384" behindDoc="0" locked="0" layoutInCell="1" allowOverlap="1" wp14:anchorId="514B0CFB" wp14:editId="5B6C6A51">
                <wp:simplePos x="0" y="0"/>
                <wp:positionH relativeFrom="column">
                  <wp:posOffset>1398905</wp:posOffset>
                </wp:positionH>
                <wp:positionV relativeFrom="paragraph">
                  <wp:posOffset>3703955</wp:posOffset>
                </wp:positionV>
                <wp:extent cx="2936240" cy="635"/>
                <wp:effectExtent l="0" t="0" r="0" b="0"/>
                <wp:wrapTopAndBottom/>
                <wp:docPr id="1846973787" name="Text Box 1"/>
                <wp:cNvGraphicFramePr/>
                <a:graphic xmlns:a="http://schemas.openxmlformats.org/drawingml/2006/main">
                  <a:graphicData uri="http://schemas.microsoft.com/office/word/2010/wordprocessingShape">
                    <wps:wsp>
                      <wps:cNvSpPr txBox="1"/>
                      <wps:spPr>
                        <a:xfrm>
                          <a:off x="0" y="0"/>
                          <a:ext cx="2936240" cy="635"/>
                        </a:xfrm>
                        <a:prstGeom prst="rect">
                          <a:avLst/>
                        </a:prstGeom>
                        <a:solidFill>
                          <a:prstClr val="white"/>
                        </a:solidFill>
                        <a:ln>
                          <a:noFill/>
                        </a:ln>
                      </wps:spPr>
                      <wps:txbx>
                        <w:txbxContent>
                          <w:p w14:paraId="5497757F" w14:textId="1B680CF6" w:rsidR="00031884" w:rsidRPr="00C163C4" w:rsidRDefault="00031884" w:rsidP="00031884">
                            <w:pPr>
                              <w:pStyle w:val="Caption"/>
                              <w:jc w:val="center"/>
                              <w:rPr>
                                <w:b/>
                                <w:bCs/>
                                <w:i w:val="0"/>
                                <w:iCs w:val="0"/>
                                <w:noProof/>
                                <w:color w:val="auto"/>
                                <w:sz w:val="22"/>
                                <w:szCs w:val="22"/>
                              </w:rPr>
                            </w:pPr>
                            <w:bookmarkStart w:id="31" w:name="_Toc236912927"/>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11</w:t>
                            </w:r>
                            <w:r w:rsidRPr="00C163C4">
                              <w:rPr>
                                <w:b/>
                                <w:bCs/>
                                <w:i w:val="0"/>
                                <w:iCs w:val="0"/>
                                <w:color w:val="auto"/>
                                <w:sz w:val="22"/>
                                <w:szCs w:val="22"/>
                              </w:rPr>
                              <w:fldChar w:fldCharType="end"/>
                            </w:r>
                            <w:r w:rsidRPr="00C163C4">
                              <w:rPr>
                                <w:b/>
                                <w:bCs/>
                                <w:i w:val="0"/>
                                <w:iCs w:val="0"/>
                                <w:color w:val="auto"/>
                                <w:sz w:val="22"/>
                                <w:szCs w:val="22"/>
                              </w:rPr>
                              <w:t>: Update Residential Address Service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B0CFB" id="_x0000_s1032" type="#_x0000_t202" style="position:absolute;left:0;text-align:left;margin-left:110.15pt;margin-top:291.65pt;width:231.2pt;height:.05pt;z-index:25153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5GQIAAD8EAAAOAAAAZHJzL2Uyb0RvYy54bWysU02P0zAQvSPxHyzfadouV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n/dLOYvyeXJN/i5kP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" stroked="f">
                <v:textbox style="mso-fit-shape-to-text:t" inset="0,0,0,0">
                  <w:txbxContent>
                    <w:p w14:paraId="5497757F" w14:textId="1B680CF6" w:rsidR="00031884" w:rsidRPr="00C163C4" w:rsidRDefault="00031884" w:rsidP="00031884">
                      <w:pPr>
                        <w:pStyle w:val="Caption"/>
                        <w:jc w:val="center"/>
                        <w:rPr>
                          <w:b/>
                          <w:bCs/>
                          <w:i w:val="0"/>
                          <w:iCs w:val="0"/>
                          <w:noProof/>
                          <w:color w:val="auto"/>
                          <w:sz w:val="22"/>
                          <w:szCs w:val="22"/>
                        </w:rPr>
                      </w:pPr>
                      <w:bookmarkStart w:id="38" w:name="_Toc236912927"/>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11</w:t>
                      </w:r>
                      <w:r w:rsidRPr="00C163C4">
                        <w:rPr>
                          <w:b/>
                          <w:bCs/>
                          <w:i w:val="0"/>
                          <w:iCs w:val="0"/>
                          <w:color w:val="auto"/>
                          <w:sz w:val="22"/>
                          <w:szCs w:val="22"/>
                        </w:rPr>
                        <w:fldChar w:fldCharType="end"/>
                      </w:r>
                      <w:r w:rsidRPr="00C163C4">
                        <w:rPr>
                          <w:b/>
                          <w:bCs/>
                          <w:i w:val="0"/>
                          <w:iCs w:val="0"/>
                          <w:color w:val="auto"/>
                          <w:sz w:val="22"/>
                          <w:szCs w:val="22"/>
                        </w:rPr>
                        <w:t>: Update Residential Address Service</w:t>
                      </w:r>
                      <w:bookmarkEnd w:id="38"/>
                    </w:p>
                  </w:txbxContent>
                </v:textbox>
                <w10:wrap type="topAndBottom"/>
              </v:shape>
            </w:pict>
          </mc:Fallback>
        </mc:AlternateContent>
      </w:r>
      <w:r w:rsidR="00747C90" w:rsidRPr="00690F9D">
        <w:rPr>
          <w:noProof/>
          <w:sz w:val="22"/>
          <w:szCs w:val="22"/>
        </w:rPr>
        <mc:AlternateContent>
          <mc:Choice Requires="wpg">
            <w:drawing>
              <wp:anchor distT="0" distB="0" distL="114300" distR="114300" simplePos="0" relativeHeight="251724800" behindDoc="0" locked="0" layoutInCell="1" allowOverlap="1" wp14:anchorId="366AFF22" wp14:editId="3312DE99">
                <wp:simplePos x="0" y="0"/>
                <wp:positionH relativeFrom="column">
                  <wp:posOffset>1398905</wp:posOffset>
                </wp:positionH>
                <wp:positionV relativeFrom="paragraph">
                  <wp:posOffset>558165</wp:posOffset>
                </wp:positionV>
                <wp:extent cx="2936240" cy="3088640"/>
                <wp:effectExtent l="0" t="0" r="0" b="0"/>
                <wp:wrapTopAndBottom/>
                <wp:docPr id="870627353" name="Group 11"/>
                <wp:cNvGraphicFramePr/>
                <a:graphic xmlns:a="http://schemas.openxmlformats.org/drawingml/2006/main">
                  <a:graphicData uri="http://schemas.microsoft.com/office/word/2010/wordprocessingGroup">
                    <wpg:wgp>
                      <wpg:cNvGrpSpPr/>
                      <wpg:grpSpPr>
                        <a:xfrm>
                          <a:off x="0" y="0"/>
                          <a:ext cx="2936240" cy="3088640"/>
                          <a:chOff x="0" y="0"/>
                          <a:chExt cx="2936240" cy="3088640"/>
                        </a:xfrm>
                      </wpg:grpSpPr>
                      <pic:pic xmlns:pic="http://schemas.openxmlformats.org/drawingml/2006/picture">
                        <pic:nvPicPr>
                          <pic:cNvPr id="1142272797"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36240" cy="3088640"/>
                          </a:xfrm>
                          <a:prstGeom prst="rect">
                            <a:avLst/>
                          </a:prstGeom>
                          <a:ln w="3175">
                            <a:noFill/>
                          </a:ln>
                        </pic:spPr>
                      </pic:pic>
                      <wps:wsp>
                        <wps:cNvPr id="1653279366" name="Rectangle 10"/>
                        <wps:cNvSpPr/>
                        <wps:spPr>
                          <a:xfrm>
                            <a:off x="1298575" y="939800"/>
                            <a:ext cx="439208"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871970" name="Rectangle 10"/>
                        <wps:cNvSpPr/>
                        <wps:spPr>
                          <a:xfrm>
                            <a:off x="1293020" y="1035050"/>
                            <a:ext cx="450056"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789351" name="Rectangle 10"/>
                        <wps:cNvSpPr/>
                        <wps:spPr>
                          <a:xfrm>
                            <a:off x="1293020" y="1120775"/>
                            <a:ext cx="450056"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7EEA8D" id="Group 11" o:spid="_x0000_s1026" style="position:absolute;margin-left:110.15pt;margin-top:43.95pt;width:231.2pt;height:243.2pt;z-index:251724800" coordsize="29362,30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">
                <v:shape id="Picture 1" o:spid="_x0000_s1027" type="#_x0000_t75" style="position:absolute;width:29362;height:30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" strokeweight=".25pt">
                  <v:imagedata r:id="rId26" o:title=""/>
                </v:shape>
                <v:rect id="Rectangle 10" o:spid="_x0000_s1028" style="position:absolute;left:12985;top:9398;width:439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" fillcolor="white [3212]" stroked="f" strokeweight=".25pt"/>
                <v:rect id="Rectangle 10" o:spid="_x0000_s1029" style="position:absolute;left:12930;top:10350;width:450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" fillcolor="white [3212]" stroked="f" strokeweight=".25pt"/>
                <v:rect id="Rectangle 10" o:spid="_x0000_s1030" style="position:absolute;left:12930;top:11207;width:450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" fillcolor="white [3212]" stroked="f" strokeweight=".25pt"/>
                <w10:wrap type="topAndBottom"/>
              </v:group>
            </w:pict>
          </mc:Fallback>
        </mc:AlternateContent>
      </w:r>
      <w:r w:rsidR="00743625" w:rsidRPr="00690F9D">
        <w:rPr>
          <w:sz w:val="22"/>
          <w:szCs w:val="22"/>
        </w:rPr>
        <w:t xml:space="preserve">This </w:t>
      </w:r>
      <w:r w:rsidR="00743625" w:rsidRPr="00C163C4">
        <w:rPr>
          <w:sz w:val="22"/>
          <w:szCs w:val="22"/>
        </w:rPr>
        <w:t>service enables users to update their residential address so that their assigned Primary Health Care center is changed according to their new place of residence. Users provide their CPR, previous and new residential block information</w:t>
      </w:r>
      <w:r w:rsidR="004B3FB5" w:rsidRPr="00C163C4">
        <w:rPr>
          <w:sz w:val="22"/>
          <w:szCs w:val="22"/>
        </w:rPr>
        <w:t xml:space="preserve"> and </w:t>
      </w:r>
      <w:r w:rsidR="00743625" w:rsidRPr="00C163C4">
        <w:rPr>
          <w:sz w:val="22"/>
          <w:szCs w:val="22"/>
        </w:rPr>
        <w:t>contact details</w:t>
      </w:r>
      <w:r w:rsidR="004B3FB5" w:rsidRPr="00C163C4">
        <w:rPr>
          <w:sz w:val="22"/>
          <w:szCs w:val="22"/>
        </w:rPr>
        <w:t xml:space="preserve"> </w:t>
      </w:r>
      <w:r w:rsidR="00743625" w:rsidRPr="00C163C4">
        <w:rPr>
          <w:sz w:val="22"/>
          <w:szCs w:val="22"/>
        </w:rPr>
        <w:t>before submitting the request.</w:t>
      </w:r>
    </w:p>
    <w:p w14:paraId="79C49354" w14:textId="07625398" w:rsidR="00747C90" w:rsidRDefault="00D12F04" w:rsidP="001264A7">
      <w:pPr>
        <w:pStyle w:val="Heading2"/>
        <w:numPr>
          <w:ilvl w:val="4"/>
          <w:numId w:val="44"/>
        </w:numPr>
        <w:spacing w:before="240" w:after="240"/>
        <w:jc w:val="both"/>
        <w:rPr>
          <w:b/>
          <w:bCs/>
          <w:color w:val="auto"/>
          <w:sz w:val="28"/>
          <w:szCs w:val="28"/>
        </w:rPr>
      </w:pPr>
      <w:bookmarkStart w:id="32" w:name="_Toc236913084"/>
      <w:r w:rsidRPr="00D12F04">
        <w:rPr>
          <w:b/>
          <w:bCs/>
          <w:color w:val="auto"/>
          <w:sz w:val="28"/>
          <w:szCs w:val="28"/>
        </w:rPr>
        <w:t>Mammogram Appointment Request Service</w:t>
      </w:r>
      <w:bookmarkEnd w:id="32"/>
      <w:r w:rsidRPr="00D12F04">
        <w:rPr>
          <w:b/>
          <w:bCs/>
          <w:color w:val="auto"/>
          <w:sz w:val="28"/>
          <w:szCs w:val="28"/>
        </w:rPr>
        <w:t xml:space="preserve"> </w:t>
      </w:r>
    </w:p>
    <w:p w14:paraId="4FE460CC" w14:textId="01A6ACD3" w:rsidR="005077D0" w:rsidRPr="005077D0" w:rsidRDefault="005077D0" w:rsidP="00B87F87">
      <w:pPr>
        <w:ind w:firstLine="720"/>
        <w:jc w:val="both"/>
        <w:rPr>
          <w:b/>
          <w:bCs/>
          <w:sz w:val="32"/>
          <w:szCs w:val="32"/>
        </w:rPr>
      </w:pPr>
      <w:r w:rsidRPr="008135B9">
        <w:rPr>
          <w:noProof/>
          <w:sz w:val="22"/>
          <w:szCs w:val="22"/>
        </w:rPr>
        <mc:AlternateContent>
          <mc:Choice Requires="wpg">
            <w:drawing>
              <wp:anchor distT="0" distB="0" distL="114300" distR="114300" simplePos="0" relativeHeight="251731968" behindDoc="0" locked="0" layoutInCell="1" allowOverlap="1" wp14:anchorId="10ACD47F" wp14:editId="5B10EAF7">
                <wp:simplePos x="0" y="0"/>
                <wp:positionH relativeFrom="margin">
                  <wp:align>center</wp:align>
                </wp:positionH>
                <wp:positionV relativeFrom="paragraph">
                  <wp:posOffset>609600</wp:posOffset>
                </wp:positionV>
                <wp:extent cx="3422650" cy="3211195"/>
                <wp:effectExtent l="0" t="0" r="6350" b="8255"/>
                <wp:wrapTopAndBottom/>
                <wp:docPr id="1756074174" name="Group 13"/>
                <wp:cNvGraphicFramePr/>
                <a:graphic xmlns:a="http://schemas.openxmlformats.org/drawingml/2006/main">
                  <a:graphicData uri="http://schemas.microsoft.com/office/word/2010/wordprocessingGroup">
                    <wpg:wgp>
                      <wpg:cNvGrpSpPr/>
                      <wpg:grpSpPr>
                        <a:xfrm>
                          <a:off x="0" y="0"/>
                          <a:ext cx="3422650" cy="3211195"/>
                          <a:chOff x="0" y="0"/>
                          <a:chExt cx="3422650" cy="3211195"/>
                        </a:xfrm>
                      </wpg:grpSpPr>
                      <pic:pic xmlns:pic="http://schemas.openxmlformats.org/drawingml/2006/picture">
                        <pic:nvPicPr>
                          <pic:cNvPr id="1993509074"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2650" cy="3211195"/>
                          </a:xfrm>
                          <a:prstGeom prst="rect">
                            <a:avLst/>
                          </a:prstGeom>
                          <a:ln w="3175">
                            <a:noFill/>
                          </a:ln>
                        </pic:spPr>
                      </pic:pic>
                      <wps:wsp>
                        <wps:cNvPr id="28434189" name="Rectangle 12"/>
                        <wps:cNvSpPr/>
                        <wps:spPr>
                          <a:xfrm>
                            <a:off x="1516673" y="1768720"/>
                            <a:ext cx="559777" cy="58615"/>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721721" name="Rectangle 12"/>
                        <wps:cNvSpPr/>
                        <wps:spPr>
                          <a:xfrm>
                            <a:off x="1516673" y="1672004"/>
                            <a:ext cx="559777" cy="58615"/>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152719" name="Rectangle 12"/>
                        <wps:cNvSpPr/>
                        <wps:spPr>
                          <a:xfrm>
                            <a:off x="1516673" y="1868366"/>
                            <a:ext cx="559777" cy="58615"/>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FA278D" id="Group 13" o:spid="_x0000_s1026" style="position:absolute;margin-left:0;margin-top:48pt;width:269.5pt;height:252.85pt;z-index:251731968;mso-position-horizontal:center;mso-position-horizontal-relative:margin" coordsize="34226,32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">
                <v:shape id="Picture 1" o:spid="_x0000_s1027" type="#_x0000_t75" style="position:absolute;width:34226;height:32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" strokeweight=".25pt">
                  <v:imagedata r:id="rId28" o:title=""/>
                </v:shape>
                <v:rect id="Rectangle 12" o:spid="_x0000_s1028" style="position:absolute;left:15166;top:17687;width:5598;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" fillcolor="white [3212]" stroked="f" strokeweight=".25pt"/>
                <v:rect id="Rectangle 12" o:spid="_x0000_s1029" style="position:absolute;left:15166;top:16720;width:5598;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" fillcolor="white [3212]" stroked="f" strokeweight=".25pt"/>
                <v:rect id="Rectangle 12" o:spid="_x0000_s1030" style="position:absolute;left:15166;top:18683;width:5598;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" fillcolor="white [3212]" stroked="f" strokeweight=".25pt"/>
                <w10:wrap type="topAndBottom" anchorx="margin"/>
              </v:group>
            </w:pict>
          </mc:Fallback>
        </mc:AlternateContent>
      </w:r>
      <w:r w:rsidR="00A27F3F" w:rsidRPr="008135B9">
        <w:rPr>
          <w:sz w:val="22"/>
          <w:szCs w:val="22"/>
        </w:rPr>
        <w:t>This service allows eligible female patients to request a mammogram appointment online. Users provide their contact information and confirm that they have not undergone a mammogram examination within the previous two years before submitting the request</w:t>
      </w:r>
    </w:p>
    <w:p w14:paraId="526B78A4" w14:textId="7240D16C" w:rsidR="00D12F04" w:rsidRDefault="005077D0" w:rsidP="00B87F87">
      <w:pPr>
        <w:jc w:val="both"/>
      </w:pPr>
      <w:r w:rsidRPr="008135B9">
        <w:rPr>
          <w:noProof/>
          <w:sz w:val="22"/>
          <w:szCs w:val="22"/>
        </w:rPr>
        <mc:AlternateContent>
          <mc:Choice Requires="wps">
            <w:drawing>
              <wp:anchor distT="0" distB="0" distL="114300" distR="114300" simplePos="0" relativeHeight="251709440" behindDoc="1" locked="0" layoutInCell="1" allowOverlap="1" wp14:anchorId="337521B7" wp14:editId="3BAF13F9">
                <wp:simplePos x="0" y="0"/>
                <wp:positionH relativeFrom="margin">
                  <wp:align>center</wp:align>
                </wp:positionH>
                <wp:positionV relativeFrom="paragraph">
                  <wp:posOffset>3329940</wp:posOffset>
                </wp:positionV>
                <wp:extent cx="3422650" cy="179705"/>
                <wp:effectExtent l="0" t="0" r="6350" b="10795"/>
                <wp:wrapTight wrapText="bothSides">
                  <wp:wrapPolygon edited="0">
                    <wp:start x="0" y="0"/>
                    <wp:lineTo x="0" y="20608"/>
                    <wp:lineTo x="21520" y="20608"/>
                    <wp:lineTo x="21520" y="0"/>
                    <wp:lineTo x="0" y="0"/>
                  </wp:wrapPolygon>
                </wp:wrapTight>
                <wp:docPr id="1239596472" name="Text Box 1"/>
                <wp:cNvGraphicFramePr/>
                <a:graphic xmlns:a="http://schemas.openxmlformats.org/drawingml/2006/main">
                  <a:graphicData uri="http://schemas.microsoft.com/office/word/2010/wordprocessingShape">
                    <wps:wsp>
                      <wps:cNvSpPr txBox="1"/>
                      <wps:spPr>
                        <a:xfrm>
                          <a:off x="0" y="0"/>
                          <a:ext cx="3422650" cy="179705"/>
                        </a:xfrm>
                        <a:prstGeom prst="rect">
                          <a:avLst/>
                        </a:prstGeom>
                        <a:noFill/>
                        <a:ln>
                          <a:noFill/>
                        </a:ln>
                      </wps:spPr>
                      <wps:txbx>
                        <w:txbxContent>
                          <w:p w14:paraId="2180B5C9" w14:textId="77777777" w:rsidR="005077D0" w:rsidRPr="00C163C4" w:rsidRDefault="005077D0" w:rsidP="005077D0">
                            <w:pPr>
                              <w:pStyle w:val="Caption"/>
                              <w:jc w:val="center"/>
                              <w:rPr>
                                <w:b/>
                                <w:bCs/>
                                <w:i w:val="0"/>
                                <w:iCs w:val="0"/>
                                <w:color w:val="auto"/>
                                <w:sz w:val="22"/>
                                <w:szCs w:val="22"/>
                              </w:rPr>
                            </w:pPr>
                            <w:bookmarkStart w:id="33" w:name="_Toc236912928"/>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Pr="00C163C4">
                              <w:rPr>
                                <w:b/>
                                <w:bCs/>
                                <w:i w:val="0"/>
                                <w:iCs w:val="0"/>
                                <w:color w:val="auto"/>
                                <w:sz w:val="22"/>
                                <w:szCs w:val="22"/>
                              </w:rPr>
                              <w:t>12</w:t>
                            </w:r>
                            <w:r w:rsidRPr="00C163C4">
                              <w:rPr>
                                <w:b/>
                                <w:bCs/>
                                <w:i w:val="0"/>
                                <w:iCs w:val="0"/>
                                <w:color w:val="auto"/>
                                <w:sz w:val="22"/>
                                <w:szCs w:val="22"/>
                              </w:rPr>
                              <w:fldChar w:fldCharType="end"/>
                            </w:r>
                            <w:r w:rsidRPr="00C163C4">
                              <w:rPr>
                                <w:b/>
                                <w:bCs/>
                                <w:i w:val="0"/>
                                <w:iCs w:val="0"/>
                                <w:color w:val="auto"/>
                                <w:sz w:val="22"/>
                                <w:szCs w:val="22"/>
                              </w:rPr>
                              <w:t>: Mammogram Appointment Request Service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521B7" id="_x0000_s1033" type="#_x0000_t202" style="position:absolute;left:0;text-align:left;margin-left:0;margin-top:262.2pt;width:269.5pt;height:14.15pt;z-index:-2516070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" filled="f" stroked="f">
                <v:textbox inset="0,0,0,0">
                  <w:txbxContent>
                    <w:p w14:paraId="2180B5C9" w14:textId="77777777" w:rsidR="005077D0" w:rsidRPr="00C163C4" w:rsidRDefault="005077D0" w:rsidP="005077D0">
                      <w:pPr>
                        <w:pStyle w:val="Caption"/>
                        <w:jc w:val="center"/>
                        <w:rPr>
                          <w:b/>
                          <w:bCs/>
                          <w:i w:val="0"/>
                          <w:iCs w:val="0"/>
                          <w:color w:val="auto"/>
                          <w:sz w:val="22"/>
                          <w:szCs w:val="22"/>
                        </w:rPr>
                      </w:pPr>
                      <w:bookmarkStart w:id="41" w:name="_Toc236912928"/>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Pr="00C163C4">
                        <w:rPr>
                          <w:b/>
                          <w:bCs/>
                          <w:i w:val="0"/>
                          <w:iCs w:val="0"/>
                          <w:color w:val="auto"/>
                          <w:sz w:val="22"/>
                          <w:szCs w:val="22"/>
                        </w:rPr>
                        <w:t>12</w:t>
                      </w:r>
                      <w:r w:rsidRPr="00C163C4">
                        <w:rPr>
                          <w:b/>
                          <w:bCs/>
                          <w:i w:val="0"/>
                          <w:iCs w:val="0"/>
                          <w:color w:val="auto"/>
                          <w:sz w:val="22"/>
                          <w:szCs w:val="22"/>
                        </w:rPr>
                        <w:fldChar w:fldCharType="end"/>
                      </w:r>
                      <w:r w:rsidRPr="00C163C4">
                        <w:rPr>
                          <w:b/>
                          <w:bCs/>
                          <w:i w:val="0"/>
                          <w:iCs w:val="0"/>
                          <w:color w:val="auto"/>
                          <w:sz w:val="22"/>
                          <w:szCs w:val="22"/>
                        </w:rPr>
                        <w:t>: Mammogram Appointment Request Service</w:t>
                      </w:r>
                      <w:bookmarkEnd w:id="41"/>
                    </w:p>
                  </w:txbxContent>
                </v:textbox>
                <w10:wrap type="tight" anchorx="margin"/>
              </v:shape>
            </w:pict>
          </mc:Fallback>
        </mc:AlternateContent>
      </w:r>
    </w:p>
    <w:p w14:paraId="41FFE04E" w14:textId="09E79BD9" w:rsidR="00A27F3F" w:rsidRPr="00060198" w:rsidRDefault="001A39C9" w:rsidP="00B87F87">
      <w:pPr>
        <w:pStyle w:val="Heading2"/>
        <w:spacing w:before="240" w:after="240"/>
        <w:jc w:val="both"/>
        <w:rPr>
          <w:b/>
          <w:bCs/>
          <w:color w:val="auto"/>
        </w:rPr>
      </w:pPr>
      <w:bookmarkStart w:id="34" w:name="_Toc236913085"/>
      <w:r w:rsidRPr="00060198">
        <w:rPr>
          <w:b/>
          <w:bCs/>
          <w:color w:val="auto"/>
        </w:rPr>
        <w:lastRenderedPageBreak/>
        <w:t xml:space="preserve">3.3.1.3.4 </w:t>
      </w:r>
      <w:r w:rsidR="00F94888" w:rsidRPr="00060198">
        <w:rPr>
          <w:b/>
          <w:bCs/>
          <w:color w:val="auto"/>
        </w:rPr>
        <w:t>Tele Appointment Instructions Service</w:t>
      </w:r>
      <w:bookmarkEnd w:id="34"/>
      <w:r w:rsidR="00F94888" w:rsidRPr="00060198">
        <w:rPr>
          <w:b/>
          <w:bCs/>
          <w:color w:val="auto"/>
        </w:rPr>
        <w:t xml:space="preserve"> </w:t>
      </w:r>
    </w:p>
    <w:p w14:paraId="26CD03E7" w14:textId="51145358" w:rsidR="00C20D4D" w:rsidRDefault="00CA48C5" w:rsidP="00B87F87">
      <w:pPr>
        <w:ind w:firstLine="720"/>
        <w:jc w:val="both"/>
      </w:pPr>
      <w:r w:rsidRPr="00DA34AA">
        <w:rPr>
          <w:noProof/>
          <w:sz w:val="22"/>
          <w:szCs w:val="22"/>
        </w:rPr>
        <mc:AlternateContent>
          <mc:Choice Requires="wps">
            <w:drawing>
              <wp:anchor distT="0" distB="0" distL="114300" distR="114300" simplePos="0" relativeHeight="251548672" behindDoc="0" locked="0" layoutInCell="1" allowOverlap="1" wp14:anchorId="15731C51" wp14:editId="30F146AD">
                <wp:simplePos x="0" y="0"/>
                <wp:positionH relativeFrom="column">
                  <wp:posOffset>-87226</wp:posOffset>
                </wp:positionH>
                <wp:positionV relativeFrom="paragraph">
                  <wp:posOffset>2973474</wp:posOffset>
                </wp:positionV>
                <wp:extent cx="5981700" cy="635"/>
                <wp:effectExtent l="0" t="0" r="0" b="0"/>
                <wp:wrapTopAndBottom/>
                <wp:docPr id="459297656" name="Text Box 1"/>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2DC43E3F" w14:textId="77777777" w:rsidR="00CF7F88" w:rsidRPr="00C163C4" w:rsidRDefault="00CF7F88" w:rsidP="00CF7F88">
                            <w:pPr>
                              <w:pStyle w:val="Caption"/>
                              <w:jc w:val="center"/>
                              <w:rPr>
                                <w:b/>
                                <w:bCs/>
                                <w:i w:val="0"/>
                                <w:iCs w:val="0"/>
                                <w:noProof/>
                                <w:color w:val="auto"/>
                                <w:sz w:val="22"/>
                                <w:szCs w:val="22"/>
                              </w:rPr>
                            </w:pPr>
                            <w:bookmarkStart w:id="35" w:name="_Toc236912929"/>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13</w:t>
                            </w:r>
                            <w:r w:rsidRPr="00C163C4">
                              <w:rPr>
                                <w:b/>
                                <w:bCs/>
                                <w:i w:val="0"/>
                                <w:iCs w:val="0"/>
                                <w:color w:val="auto"/>
                                <w:sz w:val="22"/>
                                <w:szCs w:val="22"/>
                              </w:rPr>
                              <w:fldChar w:fldCharType="end"/>
                            </w:r>
                            <w:r w:rsidRPr="00C163C4">
                              <w:rPr>
                                <w:b/>
                                <w:bCs/>
                                <w:i w:val="0"/>
                                <w:iCs w:val="0"/>
                                <w:color w:val="auto"/>
                                <w:sz w:val="22"/>
                                <w:szCs w:val="22"/>
                              </w:rPr>
                              <w:t>: Tele Appointment Instructions Service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731C51" id="_x0000_t202" coordsize="21600,21600" o:spt="202" path="m,l,21600r21600,l21600,xe">
                <v:stroke joinstyle="miter"/>
                <v:path gradientshapeok="t" o:connecttype="rect"/>
              </v:shapetype>
              <v:shape id="_x0000_s1034" type="#_x0000_t202" style="position:absolute;left:0;text-align:left;margin-left:-6.85pt;margin-top:234.15pt;width:471pt;height:.0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wliGgIAAD8EAAAOAAAAZHJzL2Uyb0RvYy54bWysU8Fu2zAMvQ/YPwi6L046tGu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" stroked="f">
                <v:textbox style="mso-fit-shape-to-text:t" inset="0,0,0,0">
                  <w:txbxContent>
                    <w:p w14:paraId="2DC43E3F" w14:textId="77777777" w:rsidR="00CF7F88" w:rsidRPr="00C163C4" w:rsidRDefault="00CF7F88" w:rsidP="00CF7F88">
                      <w:pPr>
                        <w:pStyle w:val="Caption"/>
                        <w:jc w:val="center"/>
                        <w:rPr>
                          <w:b/>
                          <w:bCs/>
                          <w:i w:val="0"/>
                          <w:iCs w:val="0"/>
                          <w:noProof/>
                          <w:color w:val="auto"/>
                          <w:sz w:val="22"/>
                          <w:szCs w:val="22"/>
                        </w:rPr>
                      </w:pPr>
                      <w:bookmarkStart w:id="36" w:name="_Toc236912929"/>
                      <w:r w:rsidRPr="00C163C4">
                        <w:rPr>
                          <w:b/>
                          <w:bCs/>
                          <w:i w:val="0"/>
                          <w:iCs w:val="0"/>
                          <w:color w:val="auto"/>
                          <w:sz w:val="22"/>
                          <w:szCs w:val="22"/>
                        </w:rPr>
                        <w:t xml:space="preserve">Figure </w:t>
                      </w:r>
                      <w:r w:rsidRPr="00C163C4">
                        <w:rPr>
                          <w:b/>
                          <w:bCs/>
                          <w:i w:val="0"/>
                          <w:iCs w:val="0"/>
                          <w:color w:val="auto"/>
                          <w:sz w:val="22"/>
                          <w:szCs w:val="22"/>
                        </w:rPr>
                        <w:fldChar w:fldCharType="begin"/>
                      </w:r>
                      <w:r w:rsidRPr="00C163C4">
                        <w:rPr>
                          <w:b/>
                          <w:bCs/>
                          <w:i w:val="0"/>
                          <w:iCs w:val="0"/>
                          <w:color w:val="auto"/>
                          <w:sz w:val="22"/>
                          <w:szCs w:val="22"/>
                        </w:rPr>
                        <w:instrText xml:space="preserve"> SEQ Figure \* ARABIC </w:instrText>
                      </w:r>
                      <w:r w:rsidRPr="00C163C4">
                        <w:rPr>
                          <w:b/>
                          <w:bCs/>
                          <w:i w:val="0"/>
                          <w:iCs w:val="0"/>
                          <w:color w:val="auto"/>
                          <w:sz w:val="22"/>
                          <w:szCs w:val="22"/>
                        </w:rPr>
                        <w:fldChar w:fldCharType="separate"/>
                      </w:r>
                      <w:r w:rsidR="00026CD4" w:rsidRPr="00C163C4">
                        <w:rPr>
                          <w:b/>
                          <w:bCs/>
                          <w:i w:val="0"/>
                          <w:iCs w:val="0"/>
                          <w:noProof/>
                          <w:color w:val="auto"/>
                          <w:sz w:val="22"/>
                          <w:szCs w:val="22"/>
                        </w:rPr>
                        <w:t>13</w:t>
                      </w:r>
                      <w:r w:rsidRPr="00C163C4">
                        <w:rPr>
                          <w:b/>
                          <w:bCs/>
                          <w:i w:val="0"/>
                          <w:iCs w:val="0"/>
                          <w:color w:val="auto"/>
                          <w:sz w:val="22"/>
                          <w:szCs w:val="22"/>
                        </w:rPr>
                        <w:fldChar w:fldCharType="end"/>
                      </w:r>
                      <w:r w:rsidRPr="00C163C4">
                        <w:rPr>
                          <w:b/>
                          <w:bCs/>
                          <w:i w:val="0"/>
                          <w:iCs w:val="0"/>
                          <w:color w:val="auto"/>
                          <w:sz w:val="22"/>
                          <w:szCs w:val="22"/>
                        </w:rPr>
                        <w:t>: Tele Appointment Instructions Service</w:t>
                      </w:r>
                      <w:bookmarkEnd w:id="36"/>
                    </w:p>
                  </w:txbxContent>
                </v:textbox>
                <w10:wrap type="topAndBottom"/>
              </v:shape>
            </w:pict>
          </mc:Fallback>
        </mc:AlternateContent>
      </w:r>
      <w:r w:rsidRPr="00DA34AA">
        <w:rPr>
          <w:noProof/>
          <w:sz w:val="22"/>
          <w:szCs w:val="22"/>
        </w:rPr>
        <mc:AlternateContent>
          <mc:Choice Requires="wpg">
            <w:drawing>
              <wp:anchor distT="0" distB="0" distL="114300" distR="114300" simplePos="0" relativeHeight="251738112" behindDoc="0" locked="0" layoutInCell="1" allowOverlap="1" wp14:anchorId="1E80A9FF" wp14:editId="2D248A7D">
                <wp:simplePos x="0" y="0"/>
                <wp:positionH relativeFrom="margin">
                  <wp:posOffset>-90458</wp:posOffset>
                </wp:positionH>
                <wp:positionV relativeFrom="paragraph">
                  <wp:posOffset>1543512</wp:posOffset>
                </wp:positionV>
                <wp:extent cx="5982335" cy="1364615"/>
                <wp:effectExtent l="0" t="0" r="0" b="6985"/>
                <wp:wrapTopAndBottom/>
                <wp:docPr id="379832568" name="Group 16"/>
                <wp:cNvGraphicFramePr/>
                <a:graphic xmlns:a="http://schemas.openxmlformats.org/drawingml/2006/main">
                  <a:graphicData uri="http://schemas.microsoft.com/office/word/2010/wordprocessingGroup">
                    <wpg:wgp>
                      <wpg:cNvGrpSpPr/>
                      <wpg:grpSpPr>
                        <a:xfrm>
                          <a:off x="0" y="0"/>
                          <a:ext cx="5982335" cy="1364615"/>
                          <a:chOff x="-907" y="5080"/>
                          <a:chExt cx="5982607" cy="1364615"/>
                        </a:xfrm>
                      </wpg:grpSpPr>
                      <pic:pic xmlns:pic="http://schemas.openxmlformats.org/drawingml/2006/picture">
                        <pic:nvPicPr>
                          <pic:cNvPr id="2090341338" name="Picture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3952240" y="5080"/>
                            <a:ext cx="2029460" cy="1364615"/>
                          </a:xfrm>
                          <a:prstGeom prst="rect">
                            <a:avLst/>
                          </a:prstGeom>
                          <a:ln w="3175">
                            <a:noFill/>
                          </a:ln>
                        </pic:spPr>
                      </pic:pic>
                      <pic:pic xmlns:pic="http://schemas.openxmlformats.org/drawingml/2006/picture">
                        <pic:nvPicPr>
                          <pic:cNvPr id="1003025074"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950720" y="5080"/>
                            <a:ext cx="2002790" cy="1364615"/>
                          </a:xfrm>
                          <a:prstGeom prst="rect">
                            <a:avLst/>
                          </a:prstGeom>
                          <a:ln w="3175">
                            <a:noFill/>
                          </a:ln>
                        </pic:spPr>
                      </pic:pic>
                      <pic:pic xmlns:pic="http://schemas.openxmlformats.org/drawingml/2006/picture">
                        <pic:nvPicPr>
                          <pic:cNvPr id="1953520869"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907" y="5080"/>
                            <a:ext cx="1944370" cy="1364615"/>
                          </a:xfrm>
                          <a:prstGeom prst="rect">
                            <a:avLst/>
                          </a:prstGeom>
                          <a:ln w="3175">
                            <a:noFill/>
                          </a:ln>
                        </pic:spPr>
                      </pic:pic>
                    </wpg:wgp>
                  </a:graphicData>
                </a:graphic>
                <wp14:sizeRelV relativeFrom="margin">
                  <wp14:pctHeight>0</wp14:pctHeight>
                </wp14:sizeRelV>
              </wp:anchor>
            </w:drawing>
          </mc:Choice>
          <mc:Fallback>
            <w:pict>
              <v:group w14:anchorId="33A7504F" id="Group 16" o:spid="_x0000_s1026" style="position:absolute;margin-left:-7.1pt;margin-top:121.55pt;width:471.05pt;height:107.45pt;z-index:251738112;mso-position-horizontal-relative:margin;mso-height-relative:margin" coordorigin="-9,50" coordsize="59826,13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9522;top:50;width:20295;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" strokeweight=".25pt">
                  <v:imagedata r:id="rId32" o:title=""/>
                </v:shape>
                <v:shape id="Picture 1" o:spid="_x0000_s1028" type="#_x0000_t75" style="position:absolute;left:19507;top:50;width:20028;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" strokeweight=".25pt">
                  <v:imagedata r:id="rId33" o:title=""/>
                </v:shape>
                <v:shape id="Picture 1" o:spid="_x0000_s1029" type="#_x0000_t75" style="position:absolute;left:-9;top:50;width:19443;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" strokeweight=".25pt">
                  <v:imagedata r:id="rId34" o:title=""/>
                </v:shape>
                <w10:wrap type="topAndBottom" anchorx="margin"/>
              </v:group>
            </w:pict>
          </mc:Fallback>
        </mc:AlternateContent>
      </w:r>
      <w:r w:rsidR="00DF6187" w:rsidRPr="00DA34AA">
        <w:rPr>
          <w:sz w:val="22"/>
          <w:szCs w:val="22"/>
        </w:rPr>
        <w:t>Rather than being an interactive service, this page provides general guidance for patients participating in virtual medical consultations. It explains how appointment links are delivered (via SMS, email, or the Sehati application), the technical requirements before joining the consultation, privacy and confidentiality guidelines, recommended behavior during the session, and instructions to follow after the consultation. However, the page does not clearly explain how users can initiate or request a tele-appointment, as it does not provide a direct method to start the service, such as a request option, contact number, or clear pathway for booking a virtual consultation. As a result, users may need to search for additional information or contact the health center through other channels to begin the process</w:t>
      </w:r>
      <w:r>
        <w:rPr>
          <w:sz w:val="22"/>
          <w:szCs w:val="22"/>
        </w:rPr>
        <w:t xml:space="preserve"> (See Figure 13)</w:t>
      </w:r>
      <w:r w:rsidR="00DF6187" w:rsidRPr="00DF6187">
        <w:t xml:space="preserve">. </w:t>
      </w:r>
    </w:p>
    <w:p w14:paraId="2BC59E5A" w14:textId="67E75813" w:rsidR="00B401FF" w:rsidRPr="00C20D4D" w:rsidRDefault="00B401FF" w:rsidP="00B87F87">
      <w:pPr>
        <w:jc w:val="both"/>
      </w:pPr>
    </w:p>
    <w:p w14:paraId="1CBF0F16" w14:textId="73FDA6DA" w:rsidR="00F94888" w:rsidRPr="00060198" w:rsidRDefault="00F94888" w:rsidP="00B87F87">
      <w:pPr>
        <w:pStyle w:val="Heading2"/>
        <w:spacing w:before="240" w:after="240"/>
        <w:jc w:val="both"/>
        <w:rPr>
          <w:b/>
          <w:bCs/>
          <w:color w:val="auto"/>
        </w:rPr>
      </w:pPr>
      <w:bookmarkStart w:id="37" w:name="_Toc236913086"/>
      <w:r w:rsidRPr="00060198">
        <w:rPr>
          <w:b/>
          <w:bCs/>
          <w:color w:val="auto"/>
        </w:rPr>
        <w:t xml:space="preserve">3.3.1.3.5 </w:t>
      </w:r>
      <w:r w:rsidR="008B5E82" w:rsidRPr="00060198">
        <w:rPr>
          <w:b/>
          <w:bCs/>
          <w:color w:val="auto"/>
        </w:rPr>
        <w:t>Vaccine Certificate</w:t>
      </w:r>
      <w:r w:rsidR="00F0769E" w:rsidRPr="00060198">
        <w:rPr>
          <w:b/>
          <w:bCs/>
          <w:color w:val="auto"/>
        </w:rPr>
        <w:t xml:space="preserve"> Service</w:t>
      </w:r>
      <w:bookmarkEnd w:id="37"/>
      <w:r w:rsidR="00F0769E" w:rsidRPr="00060198">
        <w:rPr>
          <w:b/>
          <w:bCs/>
          <w:color w:val="auto"/>
        </w:rPr>
        <w:t xml:space="preserve"> </w:t>
      </w:r>
    </w:p>
    <w:p w14:paraId="2DA980C5" w14:textId="2C802550" w:rsidR="008B5E82" w:rsidRPr="00DA34AA" w:rsidRDefault="00B401FF" w:rsidP="00B87F87">
      <w:pPr>
        <w:ind w:firstLine="720"/>
        <w:jc w:val="both"/>
        <w:rPr>
          <w:sz w:val="22"/>
          <w:szCs w:val="22"/>
        </w:rPr>
      </w:pPr>
      <w:r w:rsidRPr="00DA34AA">
        <w:rPr>
          <w:noProof/>
          <w:sz w:val="22"/>
          <w:szCs w:val="22"/>
        </w:rPr>
        <mc:AlternateContent>
          <mc:Choice Requires="wps">
            <w:drawing>
              <wp:anchor distT="0" distB="0" distL="114300" distR="114300" simplePos="0" relativeHeight="251542528" behindDoc="0" locked="0" layoutInCell="1" allowOverlap="1" wp14:anchorId="305E31E7" wp14:editId="4DE1A1DB">
                <wp:simplePos x="0" y="0"/>
                <wp:positionH relativeFrom="margin">
                  <wp:posOffset>1043305</wp:posOffset>
                </wp:positionH>
                <wp:positionV relativeFrom="paragraph">
                  <wp:posOffset>3806402</wp:posOffset>
                </wp:positionV>
                <wp:extent cx="3645535" cy="635"/>
                <wp:effectExtent l="0" t="0" r="0" b="8255"/>
                <wp:wrapTopAndBottom/>
                <wp:docPr id="1104617428" name="Text Box 1"/>
                <wp:cNvGraphicFramePr/>
                <a:graphic xmlns:a="http://schemas.openxmlformats.org/drawingml/2006/main">
                  <a:graphicData uri="http://schemas.microsoft.com/office/word/2010/wordprocessingShape">
                    <wps:wsp>
                      <wps:cNvSpPr txBox="1"/>
                      <wps:spPr>
                        <a:xfrm>
                          <a:off x="0" y="0"/>
                          <a:ext cx="3645535" cy="635"/>
                        </a:xfrm>
                        <a:prstGeom prst="rect">
                          <a:avLst/>
                        </a:prstGeom>
                        <a:solidFill>
                          <a:prstClr val="white"/>
                        </a:solidFill>
                        <a:ln>
                          <a:noFill/>
                        </a:ln>
                      </wps:spPr>
                      <wps:txbx>
                        <w:txbxContent>
                          <w:p w14:paraId="48CD7108" w14:textId="2B969943" w:rsidR="00F0769E" w:rsidRPr="002F0E06" w:rsidRDefault="00F0769E" w:rsidP="00F0769E">
                            <w:pPr>
                              <w:pStyle w:val="Caption"/>
                              <w:jc w:val="center"/>
                              <w:rPr>
                                <w:b/>
                                <w:bCs/>
                                <w:i w:val="0"/>
                                <w:iCs w:val="0"/>
                                <w:color w:val="auto"/>
                                <w:sz w:val="22"/>
                                <w:szCs w:val="22"/>
                              </w:rPr>
                            </w:pPr>
                            <w:bookmarkStart w:id="38" w:name="_Toc236912930"/>
                            <w:r w:rsidRPr="002F0E06">
                              <w:rPr>
                                <w:b/>
                                <w:bCs/>
                                <w:i w:val="0"/>
                                <w:iCs w:val="0"/>
                                <w:color w:val="auto"/>
                                <w:sz w:val="22"/>
                                <w:szCs w:val="22"/>
                              </w:rPr>
                              <w:t xml:space="preserve">Figure </w:t>
                            </w:r>
                            <w:r w:rsidRPr="002F0E06">
                              <w:rPr>
                                <w:b/>
                                <w:bCs/>
                                <w:i w:val="0"/>
                                <w:iCs w:val="0"/>
                                <w:color w:val="auto"/>
                                <w:sz w:val="22"/>
                                <w:szCs w:val="22"/>
                              </w:rPr>
                              <w:fldChar w:fldCharType="begin"/>
                            </w:r>
                            <w:r w:rsidRPr="002F0E06">
                              <w:rPr>
                                <w:b/>
                                <w:bCs/>
                                <w:i w:val="0"/>
                                <w:iCs w:val="0"/>
                                <w:color w:val="auto"/>
                                <w:sz w:val="22"/>
                                <w:szCs w:val="22"/>
                              </w:rPr>
                              <w:instrText xml:space="preserve"> SEQ Figure \* ARABIC </w:instrText>
                            </w:r>
                            <w:r w:rsidRPr="002F0E06">
                              <w:rPr>
                                <w:b/>
                                <w:bCs/>
                                <w:i w:val="0"/>
                                <w:iCs w:val="0"/>
                                <w:color w:val="auto"/>
                                <w:sz w:val="22"/>
                                <w:szCs w:val="22"/>
                              </w:rPr>
                              <w:fldChar w:fldCharType="separate"/>
                            </w:r>
                            <w:r w:rsidR="00026CD4" w:rsidRPr="002F0E06">
                              <w:rPr>
                                <w:b/>
                                <w:bCs/>
                                <w:i w:val="0"/>
                                <w:iCs w:val="0"/>
                                <w:noProof/>
                                <w:color w:val="auto"/>
                                <w:sz w:val="22"/>
                                <w:szCs w:val="22"/>
                              </w:rPr>
                              <w:t>14</w:t>
                            </w:r>
                            <w:r w:rsidRPr="002F0E06">
                              <w:rPr>
                                <w:b/>
                                <w:bCs/>
                                <w:i w:val="0"/>
                                <w:iCs w:val="0"/>
                                <w:color w:val="auto"/>
                                <w:sz w:val="22"/>
                                <w:szCs w:val="22"/>
                              </w:rPr>
                              <w:fldChar w:fldCharType="end"/>
                            </w:r>
                            <w:r w:rsidRPr="002F0E06">
                              <w:rPr>
                                <w:b/>
                                <w:bCs/>
                                <w:i w:val="0"/>
                                <w:iCs w:val="0"/>
                                <w:color w:val="auto"/>
                                <w:sz w:val="22"/>
                                <w:szCs w:val="22"/>
                              </w:rPr>
                              <w:t>: Vaccine Certificate Service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5E31E7" id="_x0000_s1035" type="#_x0000_t202" style="position:absolute;left:0;text-align:left;margin-left:82.15pt;margin-top:299.7pt;width:287.05pt;height:.05pt;z-index:251542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iA3GgIAAD8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" stroked="f">
                <v:textbox style="mso-fit-shape-to-text:t" inset="0,0,0,0">
                  <w:txbxContent>
                    <w:p w14:paraId="48CD7108" w14:textId="2B969943" w:rsidR="00F0769E" w:rsidRPr="002F0E06" w:rsidRDefault="00F0769E" w:rsidP="00F0769E">
                      <w:pPr>
                        <w:pStyle w:val="Caption"/>
                        <w:jc w:val="center"/>
                        <w:rPr>
                          <w:b/>
                          <w:bCs/>
                          <w:i w:val="0"/>
                          <w:iCs w:val="0"/>
                          <w:color w:val="auto"/>
                          <w:sz w:val="22"/>
                          <w:szCs w:val="22"/>
                        </w:rPr>
                      </w:pPr>
                      <w:bookmarkStart w:id="47" w:name="_Toc236912930"/>
                      <w:r w:rsidRPr="002F0E06">
                        <w:rPr>
                          <w:b/>
                          <w:bCs/>
                          <w:i w:val="0"/>
                          <w:iCs w:val="0"/>
                          <w:color w:val="auto"/>
                          <w:sz w:val="22"/>
                          <w:szCs w:val="22"/>
                        </w:rPr>
                        <w:t xml:space="preserve">Figure </w:t>
                      </w:r>
                      <w:r w:rsidRPr="002F0E06">
                        <w:rPr>
                          <w:b/>
                          <w:bCs/>
                          <w:i w:val="0"/>
                          <w:iCs w:val="0"/>
                          <w:color w:val="auto"/>
                          <w:sz w:val="22"/>
                          <w:szCs w:val="22"/>
                        </w:rPr>
                        <w:fldChar w:fldCharType="begin"/>
                      </w:r>
                      <w:r w:rsidRPr="002F0E06">
                        <w:rPr>
                          <w:b/>
                          <w:bCs/>
                          <w:i w:val="0"/>
                          <w:iCs w:val="0"/>
                          <w:color w:val="auto"/>
                          <w:sz w:val="22"/>
                          <w:szCs w:val="22"/>
                        </w:rPr>
                        <w:instrText xml:space="preserve"> SEQ Figure \* ARABIC </w:instrText>
                      </w:r>
                      <w:r w:rsidRPr="002F0E06">
                        <w:rPr>
                          <w:b/>
                          <w:bCs/>
                          <w:i w:val="0"/>
                          <w:iCs w:val="0"/>
                          <w:color w:val="auto"/>
                          <w:sz w:val="22"/>
                          <w:szCs w:val="22"/>
                        </w:rPr>
                        <w:fldChar w:fldCharType="separate"/>
                      </w:r>
                      <w:r w:rsidR="00026CD4" w:rsidRPr="002F0E06">
                        <w:rPr>
                          <w:b/>
                          <w:bCs/>
                          <w:i w:val="0"/>
                          <w:iCs w:val="0"/>
                          <w:noProof/>
                          <w:color w:val="auto"/>
                          <w:sz w:val="22"/>
                          <w:szCs w:val="22"/>
                        </w:rPr>
                        <w:t>14</w:t>
                      </w:r>
                      <w:r w:rsidRPr="002F0E06">
                        <w:rPr>
                          <w:b/>
                          <w:bCs/>
                          <w:i w:val="0"/>
                          <w:iCs w:val="0"/>
                          <w:color w:val="auto"/>
                          <w:sz w:val="22"/>
                          <w:szCs w:val="22"/>
                        </w:rPr>
                        <w:fldChar w:fldCharType="end"/>
                      </w:r>
                      <w:r w:rsidRPr="002F0E06">
                        <w:rPr>
                          <w:b/>
                          <w:bCs/>
                          <w:i w:val="0"/>
                          <w:iCs w:val="0"/>
                          <w:color w:val="auto"/>
                          <w:sz w:val="22"/>
                          <w:szCs w:val="22"/>
                        </w:rPr>
                        <w:t>: Vaccine Certificate Service</w:t>
                      </w:r>
                      <w:bookmarkEnd w:id="47"/>
                    </w:p>
                  </w:txbxContent>
                </v:textbox>
                <w10:wrap type="topAndBottom" anchorx="margin"/>
              </v:shape>
            </w:pict>
          </mc:Fallback>
        </mc:AlternateContent>
      </w:r>
      <w:r w:rsidRPr="00DA34AA">
        <w:rPr>
          <w:noProof/>
          <w:sz w:val="22"/>
          <w:szCs w:val="22"/>
        </w:rPr>
        <mc:AlternateContent>
          <mc:Choice Requires="wpg">
            <w:drawing>
              <wp:anchor distT="0" distB="0" distL="114300" distR="114300" simplePos="0" relativeHeight="251744256" behindDoc="0" locked="0" layoutInCell="1" allowOverlap="1" wp14:anchorId="6CB98148" wp14:editId="63875D3D">
                <wp:simplePos x="0" y="0"/>
                <wp:positionH relativeFrom="margin">
                  <wp:align>center</wp:align>
                </wp:positionH>
                <wp:positionV relativeFrom="paragraph">
                  <wp:posOffset>560282</wp:posOffset>
                </wp:positionV>
                <wp:extent cx="3645535" cy="3200400"/>
                <wp:effectExtent l="0" t="0" r="0" b="0"/>
                <wp:wrapTopAndBottom/>
                <wp:docPr id="888401676" name="Group 15"/>
                <wp:cNvGraphicFramePr/>
                <a:graphic xmlns:a="http://schemas.openxmlformats.org/drawingml/2006/main">
                  <a:graphicData uri="http://schemas.microsoft.com/office/word/2010/wordprocessingGroup">
                    <wpg:wgp>
                      <wpg:cNvGrpSpPr/>
                      <wpg:grpSpPr>
                        <a:xfrm>
                          <a:off x="0" y="0"/>
                          <a:ext cx="3645535" cy="3200400"/>
                          <a:chOff x="0" y="0"/>
                          <a:chExt cx="3645535" cy="3200400"/>
                        </a:xfrm>
                      </wpg:grpSpPr>
                      <pic:pic xmlns:pic="http://schemas.openxmlformats.org/drawingml/2006/picture">
                        <pic:nvPicPr>
                          <pic:cNvPr id="1355869564" name="Picture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5535" cy="3200400"/>
                          </a:xfrm>
                          <a:prstGeom prst="rect">
                            <a:avLst/>
                          </a:prstGeom>
                          <a:ln w="3175">
                            <a:noFill/>
                          </a:ln>
                        </pic:spPr>
                      </pic:pic>
                      <wps:wsp>
                        <wps:cNvPr id="289378656" name="Rectangle 14"/>
                        <wps:cNvSpPr/>
                        <wps:spPr>
                          <a:xfrm>
                            <a:off x="925689" y="2206977"/>
                            <a:ext cx="236622"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130787" name="Rectangle 14"/>
                        <wps:cNvSpPr/>
                        <wps:spPr>
                          <a:xfrm>
                            <a:off x="922867" y="2311400"/>
                            <a:ext cx="236622"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844079" name="Rectangle 14"/>
                        <wps:cNvSpPr/>
                        <wps:spPr>
                          <a:xfrm>
                            <a:off x="925689" y="2427111"/>
                            <a:ext cx="236622"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75BE68" id="Group 15" o:spid="_x0000_s1026" style="position:absolute;margin-left:0;margin-top:44.1pt;width:287.05pt;height:252pt;z-index:251744256;mso-position-horizontal:center;mso-position-horizontal-relative:margin" coordsize="36455,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">
                <v:shape id="Picture 1" o:spid="_x0000_s1027" type="#_x0000_t75" style="position:absolute;width:36455;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" strokeweight=".25pt">
                  <v:imagedata r:id="rId36" o:title=""/>
                </v:shape>
                <v:rect id="Rectangle 14" o:spid="_x0000_s1028" style="position:absolute;left:9256;top:22069;width:23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" fillcolor="white [3212]" stroked="f" strokeweight=".25pt"/>
                <v:rect id="Rectangle 14" o:spid="_x0000_s1029" style="position:absolute;left:9228;top:23114;width:236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" fillcolor="white [3212]" stroked="f" strokeweight=".25pt"/>
                <v:rect id="Rectangle 14" o:spid="_x0000_s1030" style="position:absolute;left:9256;top:24271;width:23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" fillcolor="white [3212]" stroked="f" strokeweight=".25pt"/>
                <w10:wrap type="topAndBottom" anchorx="margin"/>
              </v:group>
            </w:pict>
          </mc:Fallback>
        </mc:AlternateContent>
      </w:r>
      <w:r w:rsidR="008B5E82" w:rsidRPr="00DA34AA">
        <w:rPr>
          <w:sz w:val="22"/>
          <w:szCs w:val="22"/>
        </w:rPr>
        <w:t>This service provides users with online access to their complete vaccination history and allows them to generate and download an official vaccination certificate containing a verified QR code. The certificate can be printed or downloaded for official use.</w:t>
      </w:r>
    </w:p>
    <w:p w14:paraId="67B67A78" w14:textId="77777777" w:rsidR="005077D0" w:rsidRDefault="005077D0" w:rsidP="00B87F87">
      <w:pPr>
        <w:ind w:firstLine="720"/>
        <w:jc w:val="both"/>
        <w:rPr>
          <w:sz w:val="22"/>
          <w:szCs w:val="22"/>
        </w:rPr>
      </w:pPr>
    </w:p>
    <w:p w14:paraId="37B38310" w14:textId="77777777" w:rsidR="005077D0" w:rsidRDefault="005077D0" w:rsidP="00B87F87">
      <w:pPr>
        <w:ind w:firstLine="720"/>
        <w:jc w:val="both"/>
        <w:rPr>
          <w:sz w:val="22"/>
          <w:szCs w:val="22"/>
        </w:rPr>
      </w:pPr>
    </w:p>
    <w:p w14:paraId="41CB41D3" w14:textId="77777777" w:rsidR="005077D0" w:rsidRPr="00DA34AA" w:rsidRDefault="005077D0" w:rsidP="00B87F87">
      <w:pPr>
        <w:ind w:firstLine="720"/>
        <w:jc w:val="both"/>
        <w:rPr>
          <w:sz w:val="22"/>
          <w:szCs w:val="22"/>
        </w:rPr>
      </w:pPr>
    </w:p>
    <w:p w14:paraId="312CE65A" w14:textId="58FD10D5" w:rsidR="00BA7986" w:rsidRPr="00060198" w:rsidRDefault="00BA7986" w:rsidP="00B87F87">
      <w:pPr>
        <w:pStyle w:val="Heading2"/>
        <w:spacing w:before="240" w:after="240"/>
        <w:jc w:val="both"/>
        <w:rPr>
          <w:b/>
          <w:bCs/>
          <w:color w:val="auto"/>
        </w:rPr>
      </w:pPr>
      <w:bookmarkStart w:id="39" w:name="_Toc236913087"/>
      <w:r w:rsidRPr="00060198">
        <w:rPr>
          <w:b/>
          <w:bCs/>
          <w:color w:val="auto"/>
        </w:rPr>
        <w:lastRenderedPageBreak/>
        <w:t xml:space="preserve">3.3.1.3.6 Health Fee Exemption Card Issuance </w:t>
      </w:r>
      <w:r w:rsidR="001A6A87" w:rsidRPr="00060198">
        <w:rPr>
          <w:b/>
          <w:bCs/>
          <w:color w:val="auto"/>
        </w:rPr>
        <w:t>Service</w:t>
      </w:r>
      <w:bookmarkEnd w:id="39"/>
      <w:r w:rsidR="001A6A87" w:rsidRPr="00060198">
        <w:rPr>
          <w:b/>
          <w:bCs/>
          <w:color w:val="auto"/>
        </w:rPr>
        <w:t xml:space="preserve"> </w:t>
      </w:r>
    </w:p>
    <w:p w14:paraId="41545C14" w14:textId="2FD01EB9" w:rsidR="00283AA5" w:rsidRDefault="00775CA6" w:rsidP="00B87F87">
      <w:pPr>
        <w:ind w:firstLine="720"/>
        <w:jc w:val="both"/>
      </w:pPr>
      <w:r w:rsidRPr="00DA34AA">
        <w:rPr>
          <w:noProof/>
          <w:sz w:val="22"/>
          <w:szCs w:val="22"/>
        </w:rPr>
        <mc:AlternateContent>
          <mc:Choice Requires="wpg">
            <w:drawing>
              <wp:anchor distT="0" distB="0" distL="114300" distR="114300" simplePos="0" relativeHeight="251750400" behindDoc="0" locked="0" layoutInCell="1" allowOverlap="1" wp14:anchorId="08E9704E" wp14:editId="16D42475">
                <wp:simplePos x="0" y="0"/>
                <wp:positionH relativeFrom="column">
                  <wp:posOffset>1517226</wp:posOffset>
                </wp:positionH>
                <wp:positionV relativeFrom="paragraph">
                  <wp:posOffset>695960</wp:posOffset>
                </wp:positionV>
                <wp:extent cx="2707005" cy="2883535"/>
                <wp:effectExtent l="0" t="0" r="0" b="0"/>
                <wp:wrapTopAndBottom/>
                <wp:docPr id="1129123936" name="Group 18"/>
                <wp:cNvGraphicFramePr/>
                <a:graphic xmlns:a="http://schemas.openxmlformats.org/drawingml/2006/main">
                  <a:graphicData uri="http://schemas.microsoft.com/office/word/2010/wordprocessingGroup">
                    <wpg:wgp>
                      <wpg:cNvGrpSpPr/>
                      <wpg:grpSpPr>
                        <a:xfrm>
                          <a:off x="0" y="0"/>
                          <a:ext cx="2707005" cy="2883535"/>
                          <a:chOff x="0" y="0"/>
                          <a:chExt cx="2846070" cy="2991485"/>
                        </a:xfrm>
                      </wpg:grpSpPr>
                      <pic:pic xmlns:pic="http://schemas.openxmlformats.org/drawingml/2006/picture">
                        <pic:nvPicPr>
                          <pic:cNvPr id="1963392770" name="Picture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46070" cy="2991485"/>
                          </a:xfrm>
                          <a:prstGeom prst="rect">
                            <a:avLst/>
                          </a:prstGeom>
                          <a:ln w="3175">
                            <a:noFill/>
                          </a:ln>
                        </pic:spPr>
                      </pic:pic>
                      <wps:wsp>
                        <wps:cNvPr id="601737765" name="Rectangle 17"/>
                        <wps:cNvSpPr/>
                        <wps:spPr>
                          <a:xfrm>
                            <a:off x="1206500" y="568325"/>
                            <a:ext cx="428978"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2996821" name="Rectangle 17"/>
                        <wps:cNvSpPr/>
                        <wps:spPr>
                          <a:xfrm>
                            <a:off x="1212850" y="647700"/>
                            <a:ext cx="428978"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673286" name="Rectangle 17"/>
                        <wps:cNvSpPr/>
                        <wps:spPr>
                          <a:xfrm>
                            <a:off x="1212850" y="733425"/>
                            <a:ext cx="428978"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4FC935" id="Group 18" o:spid="_x0000_s1026" style="position:absolute;margin-left:119.45pt;margin-top:54.8pt;width:213.15pt;height:227.05pt;z-index:251750400;mso-width-relative:margin;mso-height-relative:margin" coordsize="28460,29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">
                <v:shape id="Picture 1" o:spid="_x0000_s1027" type="#_x0000_t75" style="position:absolute;width:28460;height:29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" strokeweight=".25pt">
                  <v:imagedata r:id="rId38" o:title=""/>
                </v:shape>
                <v:rect id="Rectangle 17" o:spid="_x0000_s1028" style="position:absolute;left:12065;top:5683;width:428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" fillcolor="white [3212]" stroked="f" strokeweight=".25pt"/>
                <v:rect id="Rectangle 17" o:spid="_x0000_s1029" style="position:absolute;left:12128;top:6477;width:42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" fillcolor="white [3212]" stroked="f" strokeweight=".25pt"/>
                <v:rect id="Rectangle 17" o:spid="_x0000_s1030" style="position:absolute;left:12128;top:7334;width:42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" fillcolor="white [3212]" stroked="f" strokeweight=".25pt"/>
                <w10:wrap type="topAndBottom"/>
              </v:group>
            </w:pict>
          </mc:Fallback>
        </mc:AlternateContent>
      </w:r>
      <w:r w:rsidR="004A1109" w:rsidRPr="00DA34AA">
        <w:rPr>
          <w:noProof/>
          <w:sz w:val="22"/>
          <w:szCs w:val="22"/>
        </w:rPr>
        <mc:AlternateContent>
          <mc:Choice Requires="wps">
            <w:drawing>
              <wp:anchor distT="0" distB="0" distL="114300" distR="114300" simplePos="0" relativeHeight="251554816" behindDoc="0" locked="0" layoutInCell="1" allowOverlap="1" wp14:anchorId="3C34B86D" wp14:editId="78AD5699">
                <wp:simplePos x="0" y="0"/>
                <wp:positionH relativeFrom="margin">
                  <wp:posOffset>1046480</wp:posOffset>
                </wp:positionH>
                <wp:positionV relativeFrom="paragraph">
                  <wp:posOffset>3604684</wp:posOffset>
                </wp:positionV>
                <wp:extent cx="3638550" cy="635"/>
                <wp:effectExtent l="0" t="0" r="0" b="0"/>
                <wp:wrapTopAndBottom/>
                <wp:docPr id="558779611" name="Text Box 1"/>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040E4C0D" w14:textId="345118DB" w:rsidR="001A6A87" w:rsidRPr="004A1109" w:rsidRDefault="001A6A87" w:rsidP="001A6A87">
                            <w:pPr>
                              <w:pStyle w:val="Caption"/>
                              <w:jc w:val="center"/>
                              <w:rPr>
                                <w:b/>
                                <w:bCs/>
                                <w:i w:val="0"/>
                                <w:iCs w:val="0"/>
                                <w:noProof/>
                                <w:color w:val="auto"/>
                                <w:sz w:val="22"/>
                                <w:szCs w:val="22"/>
                              </w:rPr>
                            </w:pPr>
                            <w:bookmarkStart w:id="40" w:name="_Toc236912931"/>
                            <w:r w:rsidRPr="004A1109">
                              <w:rPr>
                                <w:b/>
                                <w:bCs/>
                                <w:i w:val="0"/>
                                <w:iCs w:val="0"/>
                                <w:color w:val="auto"/>
                                <w:sz w:val="22"/>
                                <w:szCs w:val="22"/>
                              </w:rPr>
                              <w:t xml:space="preserve">Figure </w:t>
                            </w:r>
                            <w:r w:rsidRPr="004A1109">
                              <w:rPr>
                                <w:b/>
                                <w:bCs/>
                                <w:i w:val="0"/>
                                <w:iCs w:val="0"/>
                                <w:color w:val="auto"/>
                                <w:sz w:val="22"/>
                                <w:szCs w:val="22"/>
                              </w:rPr>
                              <w:fldChar w:fldCharType="begin"/>
                            </w:r>
                            <w:r w:rsidRPr="004A1109">
                              <w:rPr>
                                <w:b/>
                                <w:bCs/>
                                <w:i w:val="0"/>
                                <w:iCs w:val="0"/>
                                <w:color w:val="auto"/>
                                <w:sz w:val="22"/>
                                <w:szCs w:val="22"/>
                              </w:rPr>
                              <w:instrText xml:space="preserve"> SEQ Figure \* ARABIC </w:instrText>
                            </w:r>
                            <w:r w:rsidRPr="004A1109">
                              <w:rPr>
                                <w:b/>
                                <w:bCs/>
                                <w:i w:val="0"/>
                                <w:iCs w:val="0"/>
                                <w:color w:val="auto"/>
                                <w:sz w:val="22"/>
                                <w:szCs w:val="22"/>
                              </w:rPr>
                              <w:fldChar w:fldCharType="separate"/>
                            </w:r>
                            <w:r w:rsidR="00026CD4" w:rsidRPr="004A1109">
                              <w:rPr>
                                <w:b/>
                                <w:bCs/>
                                <w:i w:val="0"/>
                                <w:iCs w:val="0"/>
                                <w:noProof/>
                                <w:color w:val="auto"/>
                                <w:sz w:val="22"/>
                                <w:szCs w:val="22"/>
                              </w:rPr>
                              <w:t>15</w:t>
                            </w:r>
                            <w:r w:rsidRPr="004A1109">
                              <w:rPr>
                                <w:b/>
                                <w:bCs/>
                                <w:i w:val="0"/>
                                <w:iCs w:val="0"/>
                                <w:color w:val="auto"/>
                                <w:sz w:val="22"/>
                                <w:szCs w:val="22"/>
                              </w:rPr>
                              <w:fldChar w:fldCharType="end"/>
                            </w:r>
                            <w:r w:rsidRPr="004A1109">
                              <w:rPr>
                                <w:b/>
                                <w:bCs/>
                                <w:i w:val="0"/>
                                <w:iCs w:val="0"/>
                                <w:color w:val="auto"/>
                                <w:sz w:val="22"/>
                                <w:szCs w:val="22"/>
                              </w:rPr>
                              <w:t>: Health Fee Exemption Card Issuance Service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34B86D" id="_x0000_s1036" type="#_x0000_t202" style="position:absolute;left:0;text-align:left;margin-left:82.4pt;margin-top:283.85pt;width:286.5pt;height:.05pt;z-index:251554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" stroked="f">
                <v:textbox style="mso-fit-shape-to-text:t" inset="0,0,0,0">
                  <w:txbxContent>
                    <w:p w14:paraId="040E4C0D" w14:textId="345118DB" w:rsidR="001A6A87" w:rsidRPr="004A1109" w:rsidRDefault="001A6A87" w:rsidP="001A6A87">
                      <w:pPr>
                        <w:pStyle w:val="Caption"/>
                        <w:jc w:val="center"/>
                        <w:rPr>
                          <w:b/>
                          <w:bCs/>
                          <w:i w:val="0"/>
                          <w:iCs w:val="0"/>
                          <w:noProof/>
                          <w:color w:val="auto"/>
                          <w:sz w:val="22"/>
                          <w:szCs w:val="22"/>
                        </w:rPr>
                      </w:pPr>
                      <w:bookmarkStart w:id="50" w:name="_Toc236912931"/>
                      <w:r w:rsidRPr="004A1109">
                        <w:rPr>
                          <w:b/>
                          <w:bCs/>
                          <w:i w:val="0"/>
                          <w:iCs w:val="0"/>
                          <w:color w:val="auto"/>
                          <w:sz w:val="22"/>
                          <w:szCs w:val="22"/>
                        </w:rPr>
                        <w:t xml:space="preserve">Figure </w:t>
                      </w:r>
                      <w:r w:rsidRPr="004A1109">
                        <w:rPr>
                          <w:b/>
                          <w:bCs/>
                          <w:i w:val="0"/>
                          <w:iCs w:val="0"/>
                          <w:color w:val="auto"/>
                          <w:sz w:val="22"/>
                          <w:szCs w:val="22"/>
                        </w:rPr>
                        <w:fldChar w:fldCharType="begin"/>
                      </w:r>
                      <w:r w:rsidRPr="004A1109">
                        <w:rPr>
                          <w:b/>
                          <w:bCs/>
                          <w:i w:val="0"/>
                          <w:iCs w:val="0"/>
                          <w:color w:val="auto"/>
                          <w:sz w:val="22"/>
                          <w:szCs w:val="22"/>
                        </w:rPr>
                        <w:instrText xml:space="preserve"> SEQ Figure \* ARABIC </w:instrText>
                      </w:r>
                      <w:r w:rsidRPr="004A1109">
                        <w:rPr>
                          <w:b/>
                          <w:bCs/>
                          <w:i w:val="0"/>
                          <w:iCs w:val="0"/>
                          <w:color w:val="auto"/>
                          <w:sz w:val="22"/>
                          <w:szCs w:val="22"/>
                        </w:rPr>
                        <w:fldChar w:fldCharType="separate"/>
                      </w:r>
                      <w:r w:rsidR="00026CD4" w:rsidRPr="004A1109">
                        <w:rPr>
                          <w:b/>
                          <w:bCs/>
                          <w:i w:val="0"/>
                          <w:iCs w:val="0"/>
                          <w:noProof/>
                          <w:color w:val="auto"/>
                          <w:sz w:val="22"/>
                          <w:szCs w:val="22"/>
                        </w:rPr>
                        <w:t>15</w:t>
                      </w:r>
                      <w:r w:rsidRPr="004A1109">
                        <w:rPr>
                          <w:b/>
                          <w:bCs/>
                          <w:i w:val="0"/>
                          <w:iCs w:val="0"/>
                          <w:color w:val="auto"/>
                          <w:sz w:val="22"/>
                          <w:szCs w:val="22"/>
                        </w:rPr>
                        <w:fldChar w:fldCharType="end"/>
                      </w:r>
                      <w:r w:rsidRPr="004A1109">
                        <w:rPr>
                          <w:b/>
                          <w:bCs/>
                          <w:i w:val="0"/>
                          <w:iCs w:val="0"/>
                          <w:color w:val="auto"/>
                          <w:sz w:val="22"/>
                          <w:szCs w:val="22"/>
                        </w:rPr>
                        <w:t>: Health Fee Exemption Card Issuance Service</w:t>
                      </w:r>
                      <w:bookmarkEnd w:id="50"/>
                    </w:p>
                  </w:txbxContent>
                </v:textbox>
                <w10:wrap type="topAndBottom" anchorx="margin"/>
              </v:shape>
            </w:pict>
          </mc:Fallback>
        </mc:AlternateContent>
      </w:r>
      <w:r w:rsidR="00013E6D" w:rsidRPr="00DA34AA">
        <w:rPr>
          <w:sz w:val="22"/>
          <w:szCs w:val="22"/>
        </w:rPr>
        <w:t>This service allows eligible users to apply for a new Health Fee Exemption Card or renew an existing one. Applicants complete personal information, upload the required supporting documents (such as CPR, residence permit, medical reports, and other applicable documents), and submit the application electronically</w:t>
      </w:r>
      <w:r w:rsidR="00013E6D" w:rsidRPr="00013E6D">
        <w:t xml:space="preserve">. </w:t>
      </w:r>
    </w:p>
    <w:p w14:paraId="35353720" w14:textId="7F3CBC53" w:rsidR="008B5E82" w:rsidRPr="00060198" w:rsidRDefault="00283AA5" w:rsidP="00B87F87">
      <w:pPr>
        <w:pStyle w:val="Heading2"/>
        <w:spacing w:before="240" w:after="240"/>
        <w:jc w:val="both"/>
      </w:pPr>
      <w:r w:rsidRPr="00060198">
        <w:t xml:space="preserve"> </w:t>
      </w:r>
      <w:bookmarkStart w:id="41" w:name="_Toc236913088"/>
      <w:r w:rsidR="001A6A87" w:rsidRPr="00060198">
        <w:rPr>
          <w:b/>
          <w:bCs/>
          <w:color w:val="auto"/>
        </w:rPr>
        <w:t xml:space="preserve">3.3.1.3.7 </w:t>
      </w:r>
      <w:r w:rsidR="00016C81" w:rsidRPr="00060198">
        <w:rPr>
          <w:b/>
          <w:bCs/>
          <w:color w:val="auto"/>
        </w:rPr>
        <w:t>Request to Change Your Family Doctor Service</w:t>
      </w:r>
      <w:bookmarkEnd w:id="41"/>
      <w:r w:rsidR="00016C81" w:rsidRPr="00060198">
        <w:t xml:space="preserve"> </w:t>
      </w:r>
    </w:p>
    <w:p w14:paraId="136A83EF" w14:textId="05A5DD6E" w:rsidR="00016C81" w:rsidRDefault="004A1109" w:rsidP="00B87F87">
      <w:pPr>
        <w:ind w:firstLine="720"/>
        <w:jc w:val="both"/>
      </w:pPr>
      <w:r w:rsidRPr="00DA34AA">
        <w:rPr>
          <w:noProof/>
          <w:sz w:val="22"/>
          <w:szCs w:val="22"/>
        </w:rPr>
        <mc:AlternateContent>
          <mc:Choice Requires="wps">
            <w:drawing>
              <wp:anchor distT="0" distB="0" distL="114300" distR="114300" simplePos="0" relativeHeight="251563008" behindDoc="0" locked="0" layoutInCell="1" allowOverlap="1" wp14:anchorId="0832264A" wp14:editId="0D9FD26A">
                <wp:simplePos x="0" y="0"/>
                <wp:positionH relativeFrom="margin">
                  <wp:align>center</wp:align>
                </wp:positionH>
                <wp:positionV relativeFrom="paragraph">
                  <wp:posOffset>3298825</wp:posOffset>
                </wp:positionV>
                <wp:extent cx="3705225" cy="635"/>
                <wp:effectExtent l="0" t="0" r="9525" b="0"/>
                <wp:wrapTopAndBottom/>
                <wp:docPr id="1568178664" name="Text Box 1"/>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14:paraId="278CF47F" w14:textId="0F2D8F90" w:rsidR="00E2644C" w:rsidRPr="004A1109" w:rsidRDefault="00E2644C" w:rsidP="00E2644C">
                            <w:pPr>
                              <w:pStyle w:val="Caption"/>
                              <w:rPr>
                                <w:b/>
                                <w:bCs/>
                                <w:i w:val="0"/>
                                <w:iCs w:val="0"/>
                                <w:noProof/>
                                <w:color w:val="auto"/>
                                <w:sz w:val="22"/>
                                <w:szCs w:val="22"/>
                              </w:rPr>
                            </w:pPr>
                            <w:bookmarkStart w:id="42" w:name="_Toc236912932"/>
                            <w:r w:rsidRPr="004A1109">
                              <w:rPr>
                                <w:b/>
                                <w:bCs/>
                                <w:i w:val="0"/>
                                <w:iCs w:val="0"/>
                                <w:color w:val="auto"/>
                                <w:sz w:val="22"/>
                                <w:szCs w:val="22"/>
                              </w:rPr>
                              <w:t xml:space="preserve">Figure </w:t>
                            </w:r>
                            <w:r w:rsidRPr="004A1109">
                              <w:rPr>
                                <w:b/>
                                <w:bCs/>
                                <w:i w:val="0"/>
                                <w:iCs w:val="0"/>
                                <w:color w:val="auto"/>
                                <w:sz w:val="22"/>
                                <w:szCs w:val="22"/>
                              </w:rPr>
                              <w:fldChar w:fldCharType="begin"/>
                            </w:r>
                            <w:r w:rsidRPr="004A1109">
                              <w:rPr>
                                <w:b/>
                                <w:bCs/>
                                <w:i w:val="0"/>
                                <w:iCs w:val="0"/>
                                <w:color w:val="auto"/>
                                <w:sz w:val="22"/>
                                <w:szCs w:val="22"/>
                              </w:rPr>
                              <w:instrText xml:space="preserve"> SEQ Figure \* ARABIC </w:instrText>
                            </w:r>
                            <w:r w:rsidRPr="004A1109">
                              <w:rPr>
                                <w:b/>
                                <w:bCs/>
                                <w:i w:val="0"/>
                                <w:iCs w:val="0"/>
                                <w:color w:val="auto"/>
                                <w:sz w:val="22"/>
                                <w:szCs w:val="22"/>
                              </w:rPr>
                              <w:fldChar w:fldCharType="separate"/>
                            </w:r>
                            <w:r w:rsidR="00026CD4" w:rsidRPr="004A1109">
                              <w:rPr>
                                <w:b/>
                                <w:bCs/>
                                <w:i w:val="0"/>
                                <w:iCs w:val="0"/>
                                <w:noProof/>
                                <w:color w:val="auto"/>
                                <w:sz w:val="22"/>
                                <w:szCs w:val="22"/>
                              </w:rPr>
                              <w:t>16</w:t>
                            </w:r>
                            <w:r w:rsidRPr="004A1109">
                              <w:rPr>
                                <w:b/>
                                <w:bCs/>
                                <w:i w:val="0"/>
                                <w:iCs w:val="0"/>
                                <w:color w:val="auto"/>
                                <w:sz w:val="22"/>
                                <w:szCs w:val="22"/>
                              </w:rPr>
                              <w:fldChar w:fldCharType="end"/>
                            </w:r>
                            <w:r w:rsidRPr="004A1109">
                              <w:rPr>
                                <w:b/>
                                <w:bCs/>
                                <w:i w:val="0"/>
                                <w:iCs w:val="0"/>
                                <w:color w:val="auto"/>
                                <w:sz w:val="22"/>
                                <w:szCs w:val="22"/>
                              </w:rPr>
                              <w:t>: Request to Change Your Family Doctor Service</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32264A" id="_x0000_s1037" type="#_x0000_t202" style="position:absolute;left:0;text-align:left;margin-left:0;margin-top:259.75pt;width:291.75pt;height:.05pt;z-index:2515630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koM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" stroked="f">
                <v:textbox style="mso-fit-shape-to-text:t" inset="0,0,0,0">
                  <w:txbxContent>
                    <w:p w14:paraId="278CF47F" w14:textId="0F2D8F90" w:rsidR="00E2644C" w:rsidRPr="004A1109" w:rsidRDefault="00E2644C" w:rsidP="00E2644C">
                      <w:pPr>
                        <w:pStyle w:val="Caption"/>
                        <w:rPr>
                          <w:b/>
                          <w:bCs/>
                          <w:i w:val="0"/>
                          <w:iCs w:val="0"/>
                          <w:noProof/>
                          <w:color w:val="auto"/>
                          <w:sz w:val="22"/>
                          <w:szCs w:val="22"/>
                        </w:rPr>
                      </w:pPr>
                      <w:bookmarkStart w:id="53" w:name="_Toc236912932"/>
                      <w:r w:rsidRPr="004A1109">
                        <w:rPr>
                          <w:b/>
                          <w:bCs/>
                          <w:i w:val="0"/>
                          <w:iCs w:val="0"/>
                          <w:color w:val="auto"/>
                          <w:sz w:val="22"/>
                          <w:szCs w:val="22"/>
                        </w:rPr>
                        <w:t xml:space="preserve">Figure </w:t>
                      </w:r>
                      <w:r w:rsidRPr="004A1109">
                        <w:rPr>
                          <w:b/>
                          <w:bCs/>
                          <w:i w:val="0"/>
                          <w:iCs w:val="0"/>
                          <w:color w:val="auto"/>
                          <w:sz w:val="22"/>
                          <w:szCs w:val="22"/>
                        </w:rPr>
                        <w:fldChar w:fldCharType="begin"/>
                      </w:r>
                      <w:r w:rsidRPr="004A1109">
                        <w:rPr>
                          <w:b/>
                          <w:bCs/>
                          <w:i w:val="0"/>
                          <w:iCs w:val="0"/>
                          <w:color w:val="auto"/>
                          <w:sz w:val="22"/>
                          <w:szCs w:val="22"/>
                        </w:rPr>
                        <w:instrText xml:space="preserve"> SEQ Figure \* ARABIC </w:instrText>
                      </w:r>
                      <w:r w:rsidRPr="004A1109">
                        <w:rPr>
                          <w:b/>
                          <w:bCs/>
                          <w:i w:val="0"/>
                          <w:iCs w:val="0"/>
                          <w:color w:val="auto"/>
                          <w:sz w:val="22"/>
                          <w:szCs w:val="22"/>
                        </w:rPr>
                        <w:fldChar w:fldCharType="separate"/>
                      </w:r>
                      <w:r w:rsidR="00026CD4" w:rsidRPr="004A1109">
                        <w:rPr>
                          <w:b/>
                          <w:bCs/>
                          <w:i w:val="0"/>
                          <w:iCs w:val="0"/>
                          <w:noProof/>
                          <w:color w:val="auto"/>
                          <w:sz w:val="22"/>
                          <w:szCs w:val="22"/>
                        </w:rPr>
                        <w:t>16</w:t>
                      </w:r>
                      <w:r w:rsidRPr="004A1109">
                        <w:rPr>
                          <w:b/>
                          <w:bCs/>
                          <w:i w:val="0"/>
                          <w:iCs w:val="0"/>
                          <w:color w:val="auto"/>
                          <w:sz w:val="22"/>
                          <w:szCs w:val="22"/>
                        </w:rPr>
                        <w:fldChar w:fldCharType="end"/>
                      </w:r>
                      <w:r w:rsidRPr="004A1109">
                        <w:rPr>
                          <w:b/>
                          <w:bCs/>
                          <w:i w:val="0"/>
                          <w:iCs w:val="0"/>
                          <w:color w:val="auto"/>
                          <w:sz w:val="22"/>
                          <w:szCs w:val="22"/>
                        </w:rPr>
                        <w:t>: Request to Change Your Family Doctor Service</w:t>
                      </w:r>
                      <w:bookmarkEnd w:id="53"/>
                    </w:p>
                  </w:txbxContent>
                </v:textbox>
                <w10:wrap type="topAndBottom" anchorx="margin"/>
              </v:shape>
            </w:pict>
          </mc:Fallback>
        </mc:AlternateContent>
      </w:r>
      <w:r w:rsidR="00DA34AA" w:rsidRPr="00DA34AA">
        <w:rPr>
          <w:noProof/>
          <w:sz w:val="22"/>
          <w:szCs w:val="22"/>
        </w:rPr>
        <mc:AlternateContent>
          <mc:Choice Requires="wpg">
            <w:drawing>
              <wp:anchor distT="0" distB="0" distL="114300" distR="114300" simplePos="0" relativeHeight="251756544" behindDoc="0" locked="0" layoutInCell="1" allowOverlap="1" wp14:anchorId="0926CF29" wp14:editId="721CD40A">
                <wp:simplePos x="0" y="0"/>
                <wp:positionH relativeFrom="column">
                  <wp:posOffset>1654810</wp:posOffset>
                </wp:positionH>
                <wp:positionV relativeFrom="paragraph">
                  <wp:posOffset>630555</wp:posOffset>
                </wp:positionV>
                <wp:extent cx="2413000" cy="2600325"/>
                <wp:effectExtent l="0" t="0" r="6350" b="9525"/>
                <wp:wrapTopAndBottom/>
                <wp:docPr id="1911605817" name="Group 20"/>
                <wp:cNvGraphicFramePr/>
                <a:graphic xmlns:a="http://schemas.openxmlformats.org/drawingml/2006/main">
                  <a:graphicData uri="http://schemas.microsoft.com/office/word/2010/wordprocessingGroup">
                    <wpg:wgp>
                      <wpg:cNvGrpSpPr/>
                      <wpg:grpSpPr>
                        <a:xfrm>
                          <a:off x="0" y="0"/>
                          <a:ext cx="2413000" cy="2600325"/>
                          <a:chOff x="0" y="0"/>
                          <a:chExt cx="2413000" cy="2600325"/>
                        </a:xfrm>
                      </wpg:grpSpPr>
                      <pic:pic xmlns:pic="http://schemas.openxmlformats.org/drawingml/2006/picture">
                        <pic:nvPicPr>
                          <pic:cNvPr id="1834104643"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13000" cy="2600325"/>
                          </a:xfrm>
                          <a:prstGeom prst="rect">
                            <a:avLst/>
                          </a:prstGeom>
                          <a:ln w="3175">
                            <a:noFill/>
                          </a:ln>
                        </pic:spPr>
                      </pic:pic>
                      <wps:wsp>
                        <wps:cNvPr id="2121745904" name="Rectangle 19"/>
                        <wps:cNvSpPr/>
                        <wps:spPr>
                          <a:xfrm>
                            <a:off x="1083469" y="1071563"/>
                            <a:ext cx="416719"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791708" name="Rectangle 19"/>
                        <wps:cNvSpPr/>
                        <wps:spPr>
                          <a:xfrm>
                            <a:off x="1083469" y="1135857"/>
                            <a:ext cx="416719"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1289297" name="Rectangle 19"/>
                        <wps:cNvSpPr/>
                        <wps:spPr>
                          <a:xfrm>
                            <a:off x="1088231" y="1204913"/>
                            <a:ext cx="416719"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5314586" name="Rectangle 19"/>
                        <wps:cNvSpPr/>
                        <wps:spPr>
                          <a:xfrm>
                            <a:off x="740569" y="1445419"/>
                            <a:ext cx="416719"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465370" name="Rectangle 19"/>
                        <wps:cNvSpPr/>
                        <wps:spPr>
                          <a:xfrm>
                            <a:off x="661987" y="1593057"/>
                            <a:ext cx="416719"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82008" name="Rectangle 19"/>
                        <wps:cNvSpPr/>
                        <wps:spPr>
                          <a:xfrm>
                            <a:off x="664369" y="1738313"/>
                            <a:ext cx="566737"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2C48939" id="Group 20" o:spid="_x0000_s1026" style="position:absolute;margin-left:130.3pt;margin-top:49.65pt;width:190pt;height:204.75pt;z-index:251756544" coordsize="24130,26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">
                <v:shape id="Picture 1" o:spid="_x0000_s1027" type="#_x0000_t75" style="position:absolute;width:24130;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" strokeweight=".25pt">
                  <v:imagedata r:id="rId40" o:title=""/>
                </v:shape>
                <v:rect id="Rectangle 19" o:spid="_x0000_s1028" style="position:absolute;left:10834;top:10715;width:41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" fillcolor="white [3212]" stroked="f" strokeweight=".25pt"/>
                <v:rect id="Rectangle 19" o:spid="_x0000_s1029" style="position:absolute;left:10834;top:11358;width:41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" fillcolor="white [3212]" stroked="f" strokeweight=".25pt"/>
                <v:rect id="Rectangle 19" o:spid="_x0000_s1030" style="position:absolute;left:10882;top:12049;width:41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" fillcolor="white [3212]" stroked="f" strokeweight=".25pt"/>
                <v:rect id="Rectangle 19" o:spid="_x0000_s1031" style="position:absolute;left:7405;top:14454;width:41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" fillcolor="white [3212]" stroked="f" strokeweight=".25pt"/>
                <v:rect id="Rectangle 19" o:spid="_x0000_s1032" style="position:absolute;left:6619;top:15930;width:416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" fillcolor="white [3212]" stroked="f" strokeweight=".25pt"/>
                <v:rect id="Rectangle 19" o:spid="_x0000_s1033" style="position:absolute;left:6643;top:17383;width:566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" fillcolor="white [3212]" stroked="f" strokeweight=".25pt"/>
                <w10:wrap type="topAndBottom"/>
              </v:group>
            </w:pict>
          </mc:Fallback>
        </mc:AlternateContent>
      </w:r>
      <w:r w:rsidR="003A3613" w:rsidRPr="00DA34AA">
        <w:rPr>
          <w:sz w:val="22"/>
          <w:szCs w:val="22"/>
        </w:rPr>
        <w:t>Registered patients can request to change their assigned family doctor without visiting the health center. The form automatically displays the patient's current information and allows the user to select the preferred doctor and provide the reason for the request.</w:t>
      </w:r>
    </w:p>
    <w:p w14:paraId="4EB61D42" w14:textId="77777777" w:rsidR="002B3530" w:rsidRDefault="002B3530" w:rsidP="00B87F87">
      <w:pPr>
        <w:ind w:firstLine="720"/>
        <w:jc w:val="both"/>
      </w:pPr>
    </w:p>
    <w:p w14:paraId="2D82198A" w14:textId="77777777" w:rsidR="002B3530" w:rsidRDefault="002B3530" w:rsidP="00B87F87">
      <w:pPr>
        <w:jc w:val="both"/>
      </w:pPr>
    </w:p>
    <w:p w14:paraId="524531C2" w14:textId="058C3067" w:rsidR="003A3613" w:rsidRPr="00060198" w:rsidRDefault="009E46E2" w:rsidP="00B87F87">
      <w:pPr>
        <w:pStyle w:val="Heading2"/>
        <w:spacing w:before="240" w:after="240"/>
        <w:jc w:val="both"/>
        <w:rPr>
          <w:b/>
          <w:bCs/>
          <w:color w:val="auto"/>
        </w:rPr>
      </w:pPr>
      <w:bookmarkStart w:id="43" w:name="_Toc236913089"/>
      <w:r w:rsidRPr="00060198">
        <w:rPr>
          <w:b/>
          <w:bCs/>
          <w:color w:val="auto"/>
        </w:rPr>
        <w:t>3.3.1.3.8 Electronic Hajj Certificate Service</w:t>
      </w:r>
      <w:bookmarkEnd w:id="43"/>
      <w:r w:rsidRPr="00060198">
        <w:rPr>
          <w:b/>
          <w:bCs/>
          <w:color w:val="auto"/>
        </w:rPr>
        <w:t xml:space="preserve"> </w:t>
      </w:r>
    </w:p>
    <w:p w14:paraId="0C1E3AA3" w14:textId="0B567DE3" w:rsidR="00B71ABB" w:rsidRPr="00DA34AA" w:rsidRDefault="001742F9" w:rsidP="00B87F87">
      <w:pPr>
        <w:ind w:firstLine="720"/>
        <w:jc w:val="both"/>
        <w:rPr>
          <w:sz w:val="22"/>
          <w:szCs w:val="22"/>
          <w:highlight w:val="yellow"/>
        </w:rPr>
      </w:pPr>
      <w:r w:rsidRPr="00DA34AA">
        <w:rPr>
          <w:sz w:val="22"/>
          <w:szCs w:val="22"/>
        </w:rPr>
        <w:lastRenderedPageBreak/>
        <w:t>This service enables users to obtain an official electronic Hajj vaccination certificate with QR code verification for travel and official purposes. However, the service description does not clearly explain the required steps to obtain the certificate, particularly whether the request must first be initiated by a doctor. Additionally, the page does not specify the service availability period and only displays a “Not Found” message when unavailable, without clarifying whether the service is temporarily unavailable or not activated. This may cause confusion for users attempting to access the service.</w:t>
      </w:r>
    </w:p>
    <w:p w14:paraId="79538243" w14:textId="4E98D564" w:rsidR="009E46E2" w:rsidRDefault="001742F9" w:rsidP="00B87F87">
      <w:pPr>
        <w:jc w:val="both"/>
        <w:rPr>
          <w:rtl/>
        </w:rPr>
      </w:pPr>
      <w:r w:rsidRPr="00C52441">
        <w:rPr>
          <w:noProof/>
        </w:rPr>
        <w:drawing>
          <wp:anchor distT="0" distB="0" distL="114300" distR="114300" simplePos="0" relativeHeight="251657216" behindDoc="0" locked="0" layoutInCell="1" allowOverlap="1" wp14:anchorId="35E86CF0" wp14:editId="45121845">
            <wp:simplePos x="0" y="0"/>
            <wp:positionH relativeFrom="margin">
              <wp:align>center</wp:align>
            </wp:positionH>
            <wp:positionV relativeFrom="paragraph">
              <wp:posOffset>169968</wp:posOffset>
            </wp:positionV>
            <wp:extent cx="3798277" cy="2446198"/>
            <wp:effectExtent l="0" t="0" r="0" b="0"/>
            <wp:wrapTopAndBottom/>
            <wp:docPr id="99674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48047"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98277" cy="2446198"/>
                    </a:xfrm>
                    <a:prstGeom prst="rect">
                      <a:avLst/>
                    </a:prstGeom>
                    <a:ln w="3175">
                      <a:noFill/>
                    </a:ln>
                  </pic:spPr>
                </pic:pic>
              </a:graphicData>
            </a:graphic>
          </wp:anchor>
        </w:drawing>
      </w:r>
      <w:r w:rsidR="002B3530">
        <w:rPr>
          <w:noProof/>
        </w:rPr>
        <mc:AlternateContent>
          <mc:Choice Requires="wps">
            <w:drawing>
              <wp:anchor distT="0" distB="0" distL="114300" distR="114300" simplePos="0" relativeHeight="251570176" behindDoc="0" locked="0" layoutInCell="1" allowOverlap="1" wp14:anchorId="17615B31" wp14:editId="1C9CCDE7">
                <wp:simplePos x="0" y="0"/>
                <wp:positionH relativeFrom="margin">
                  <wp:align>center</wp:align>
                </wp:positionH>
                <wp:positionV relativeFrom="paragraph">
                  <wp:posOffset>2783205</wp:posOffset>
                </wp:positionV>
                <wp:extent cx="3797935" cy="635"/>
                <wp:effectExtent l="0" t="0" r="0" b="8255"/>
                <wp:wrapTopAndBottom/>
                <wp:docPr id="654654972" name="Text Box 1"/>
                <wp:cNvGraphicFramePr/>
                <a:graphic xmlns:a="http://schemas.openxmlformats.org/drawingml/2006/main">
                  <a:graphicData uri="http://schemas.microsoft.com/office/word/2010/wordprocessingShape">
                    <wps:wsp>
                      <wps:cNvSpPr txBox="1"/>
                      <wps:spPr>
                        <a:xfrm>
                          <a:off x="0" y="0"/>
                          <a:ext cx="3797935" cy="635"/>
                        </a:xfrm>
                        <a:prstGeom prst="rect">
                          <a:avLst/>
                        </a:prstGeom>
                        <a:solidFill>
                          <a:prstClr val="white"/>
                        </a:solidFill>
                        <a:ln>
                          <a:noFill/>
                        </a:ln>
                      </wps:spPr>
                      <wps:txbx>
                        <w:txbxContent>
                          <w:p w14:paraId="524642BD" w14:textId="1F657CEC" w:rsidR="00B71ABB" w:rsidRPr="00EA68CB" w:rsidRDefault="00B71ABB" w:rsidP="00B71ABB">
                            <w:pPr>
                              <w:pStyle w:val="Caption"/>
                              <w:jc w:val="center"/>
                              <w:rPr>
                                <w:b/>
                                <w:bCs/>
                                <w:i w:val="0"/>
                                <w:iCs w:val="0"/>
                                <w:color w:val="auto"/>
                                <w:sz w:val="22"/>
                                <w:szCs w:val="22"/>
                              </w:rPr>
                            </w:pPr>
                            <w:bookmarkStart w:id="44" w:name="_Toc236912933"/>
                            <w:r w:rsidRPr="00EA68CB">
                              <w:rPr>
                                <w:b/>
                                <w:bCs/>
                                <w:i w:val="0"/>
                                <w:iCs w:val="0"/>
                                <w:color w:val="auto"/>
                                <w:sz w:val="22"/>
                                <w:szCs w:val="22"/>
                              </w:rPr>
                              <w:t xml:space="preserve">Figure </w:t>
                            </w:r>
                            <w:r w:rsidRPr="00EA68CB">
                              <w:rPr>
                                <w:b/>
                                <w:bCs/>
                                <w:i w:val="0"/>
                                <w:iCs w:val="0"/>
                                <w:color w:val="auto"/>
                                <w:sz w:val="22"/>
                                <w:szCs w:val="22"/>
                              </w:rPr>
                              <w:fldChar w:fldCharType="begin"/>
                            </w:r>
                            <w:r w:rsidRPr="00EA68CB">
                              <w:rPr>
                                <w:b/>
                                <w:bCs/>
                                <w:i w:val="0"/>
                                <w:iCs w:val="0"/>
                                <w:color w:val="auto"/>
                                <w:sz w:val="22"/>
                                <w:szCs w:val="22"/>
                              </w:rPr>
                              <w:instrText xml:space="preserve"> SEQ Figure \* ARABIC </w:instrText>
                            </w:r>
                            <w:r w:rsidRPr="00EA68CB">
                              <w:rPr>
                                <w:b/>
                                <w:bCs/>
                                <w:i w:val="0"/>
                                <w:iCs w:val="0"/>
                                <w:color w:val="auto"/>
                                <w:sz w:val="22"/>
                                <w:szCs w:val="22"/>
                              </w:rPr>
                              <w:fldChar w:fldCharType="separate"/>
                            </w:r>
                            <w:r w:rsidR="00026CD4" w:rsidRPr="00EA68CB">
                              <w:rPr>
                                <w:b/>
                                <w:bCs/>
                                <w:i w:val="0"/>
                                <w:iCs w:val="0"/>
                                <w:noProof/>
                                <w:color w:val="auto"/>
                                <w:sz w:val="22"/>
                                <w:szCs w:val="22"/>
                              </w:rPr>
                              <w:t>17</w:t>
                            </w:r>
                            <w:r w:rsidRPr="00EA68CB">
                              <w:rPr>
                                <w:b/>
                                <w:bCs/>
                                <w:i w:val="0"/>
                                <w:iCs w:val="0"/>
                                <w:color w:val="auto"/>
                                <w:sz w:val="22"/>
                                <w:szCs w:val="22"/>
                              </w:rPr>
                              <w:fldChar w:fldCharType="end"/>
                            </w:r>
                            <w:r w:rsidRPr="00EA68CB">
                              <w:rPr>
                                <w:b/>
                                <w:bCs/>
                                <w:i w:val="0"/>
                                <w:iCs w:val="0"/>
                                <w:color w:val="auto"/>
                                <w:sz w:val="22"/>
                                <w:szCs w:val="22"/>
                              </w:rPr>
                              <w:t>: Electronic Hajj Certificate Service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15B31" id="_x0000_s1038" type="#_x0000_t202" style="position:absolute;left:0;text-align:left;margin-left:0;margin-top:219.15pt;width:299.05pt;height:.05pt;z-index:251570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" stroked="f">
                <v:textbox style="mso-fit-shape-to-text:t" inset="0,0,0,0">
                  <w:txbxContent>
                    <w:p w14:paraId="524642BD" w14:textId="1F657CEC" w:rsidR="00B71ABB" w:rsidRPr="00EA68CB" w:rsidRDefault="00B71ABB" w:rsidP="00B71ABB">
                      <w:pPr>
                        <w:pStyle w:val="Caption"/>
                        <w:jc w:val="center"/>
                        <w:rPr>
                          <w:b/>
                          <w:bCs/>
                          <w:i w:val="0"/>
                          <w:iCs w:val="0"/>
                          <w:color w:val="auto"/>
                          <w:sz w:val="22"/>
                          <w:szCs w:val="22"/>
                        </w:rPr>
                      </w:pPr>
                      <w:bookmarkStart w:id="56" w:name="_Toc236912933"/>
                      <w:r w:rsidRPr="00EA68CB">
                        <w:rPr>
                          <w:b/>
                          <w:bCs/>
                          <w:i w:val="0"/>
                          <w:iCs w:val="0"/>
                          <w:color w:val="auto"/>
                          <w:sz w:val="22"/>
                          <w:szCs w:val="22"/>
                        </w:rPr>
                        <w:t xml:space="preserve">Figure </w:t>
                      </w:r>
                      <w:r w:rsidRPr="00EA68CB">
                        <w:rPr>
                          <w:b/>
                          <w:bCs/>
                          <w:i w:val="0"/>
                          <w:iCs w:val="0"/>
                          <w:color w:val="auto"/>
                          <w:sz w:val="22"/>
                          <w:szCs w:val="22"/>
                        </w:rPr>
                        <w:fldChar w:fldCharType="begin"/>
                      </w:r>
                      <w:r w:rsidRPr="00EA68CB">
                        <w:rPr>
                          <w:b/>
                          <w:bCs/>
                          <w:i w:val="0"/>
                          <w:iCs w:val="0"/>
                          <w:color w:val="auto"/>
                          <w:sz w:val="22"/>
                          <w:szCs w:val="22"/>
                        </w:rPr>
                        <w:instrText xml:space="preserve"> SEQ Figure \* ARABIC </w:instrText>
                      </w:r>
                      <w:r w:rsidRPr="00EA68CB">
                        <w:rPr>
                          <w:b/>
                          <w:bCs/>
                          <w:i w:val="0"/>
                          <w:iCs w:val="0"/>
                          <w:color w:val="auto"/>
                          <w:sz w:val="22"/>
                          <w:szCs w:val="22"/>
                        </w:rPr>
                        <w:fldChar w:fldCharType="separate"/>
                      </w:r>
                      <w:r w:rsidR="00026CD4" w:rsidRPr="00EA68CB">
                        <w:rPr>
                          <w:b/>
                          <w:bCs/>
                          <w:i w:val="0"/>
                          <w:iCs w:val="0"/>
                          <w:noProof/>
                          <w:color w:val="auto"/>
                          <w:sz w:val="22"/>
                          <w:szCs w:val="22"/>
                        </w:rPr>
                        <w:t>17</w:t>
                      </w:r>
                      <w:r w:rsidRPr="00EA68CB">
                        <w:rPr>
                          <w:b/>
                          <w:bCs/>
                          <w:i w:val="0"/>
                          <w:iCs w:val="0"/>
                          <w:color w:val="auto"/>
                          <w:sz w:val="22"/>
                          <w:szCs w:val="22"/>
                        </w:rPr>
                        <w:fldChar w:fldCharType="end"/>
                      </w:r>
                      <w:r w:rsidRPr="00EA68CB">
                        <w:rPr>
                          <w:b/>
                          <w:bCs/>
                          <w:i w:val="0"/>
                          <w:iCs w:val="0"/>
                          <w:color w:val="auto"/>
                          <w:sz w:val="22"/>
                          <w:szCs w:val="22"/>
                        </w:rPr>
                        <w:t>: Electronic Hajj Certificate Service</w:t>
                      </w:r>
                      <w:bookmarkEnd w:id="56"/>
                    </w:p>
                  </w:txbxContent>
                </v:textbox>
                <w10:wrap type="topAndBottom" anchorx="margin"/>
              </v:shape>
            </w:pict>
          </mc:Fallback>
        </mc:AlternateContent>
      </w:r>
    </w:p>
    <w:p w14:paraId="61EA3441" w14:textId="6CB23192" w:rsidR="003346D3" w:rsidRPr="004E7AE7" w:rsidRDefault="0021646E" w:rsidP="00B87F87">
      <w:pPr>
        <w:pStyle w:val="Heading2"/>
        <w:spacing w:before="240" w:after="240"/>
        <w:jc w:val="both"/>
      </w:pPr>
      <w:bookmarkStart w:id="45" w:name="_Toc236913090"/>
      <w:r w:rsidRPr="004E7AE7">
        <w:rPr>
          <w:b/>
          <w:bCs/>
          <w:color w:val="auto"/>
        </w:rPr>
        <w:t>3.3.1.3.9 Request Mobile Unit Service</w:t>
      </w:r>
      <w:bookmarkEnd w:id="45"/>
      <w:r w:rsidRPr="004E7AE7">
        <w:t xml:space="preserve"> </w:t>
      </w:r>
    </w:p>
    <w:p w14:paraId="3C17355C" w14:textId="099511BB" w:rsidR="00C52441" w:rsidRPr="00EA68CB" w:rsidRDefault="001D7A60" w:rsidP="00B87F87">
      <w:pPr>
        <w:ind w:firstLine="720"/>
        <w:jc w:val="both"/>
        <w:rPr>
          <w:sz w:val="22"/>
          <w:szCs w:val="22"/>
        </w:rPr>
      </w:pPr>
      <w:r w:rsidRPr="00EA68CB">
        <w:rPr>
          <w:sz w:val="22"/>
          <w:szCs w:val="22"/>
        </w:rPr>
        <w:t>This service allows elderly patients and people with disabilities to request home healthcare visits. Users provide the patient's information, address, contact details, and the reason for requesting the home visit.</w:t>
      </w:r>
    </w:p>
    <w:p w14:paraId="5537A701" w14:textId="17284370" w:rsidR="00E70320" w:rsidRDefault="00E70320" w:rsidP="00B87F87">
      <w:pPr>
        <w:ind w:firstLine="720"/>
        <w:jc w:val="both"/>
      </w:pPr>
    </w:p>
    <w:p w14:paraId="1C4A82BA" w14:textId="00B414AB" w:rsidR="00E70320" w:rsidRDefault="00C906B5" w:rsidP="00B87F87">
      <w:pPr>
        <w:ind w:firstLine="720"/>
        <w:jc w:val="both"/>
      </w:pPr>
      <w:r>
        <w:rPr>
          <w:noProof/>
        </w:rPr>
        <mc:AlternateContent>
          <mc:Choice Requires="wpg">
            <w:drawing>
              <wp:anchor distT="0" distB="0" distL="114300" distR="114300" simplePos="0" relativeHeight="251703296" behindDoc="0" locked="0" layoutInCell="1" allowOverlap="1" wp14:anchorId="1FDFF422" wp14:editId="3BB4B360">
                <wp:simplePos x="0" y="0"/>
                <wp:positionH relativeFrom="margin">
                  <wp:align>center</wp:align>
                </wp:positionH>
                <wp:positionV relativeFrom="page">
                  <wp:posOffset>6243955</wp:posOffset>
                </wp:positionV>
                <wp:extent cx="3295650" cy="2878455"/>
                <wp:effectExtent l="0" t="0" r="0" b="0"/>
                <wp:wrapSquare wrapText="bothSides"/>
                <wp:docPr id="217059531" name="Group 22"/>
                <wp:cNvGraphicFramePr/>
                <a:graphic xmlns:a="http://schemas.openxmlformats.org/drawingml/2006/main">
                  <a:graphicData uri="http://schemas.microsoft.com/office/word/2010/wordprocessingGroup">
                    <wpg:wgp>
                      <wpg:cNvGrpSpPr/>
                      <wpg:grpSpPr>
                        <a:xfrm>
                          <a:off x="0" y="0"/>
                          <a:ext cx="3295650" cy="2878455"/>
                          <a:chOff x="0" y="0"/>
                          <a:chExt cx="3295650" cy="2878667"/>
                        </a:xfrm>
                      </wpg:grpSpPr>
                      <pic:pic xmlns:pic="http://schemas.openxmlformats.org/drawingml/2006/picture">
                        <pic:nvPicPr>
                          <pic:cNvPr id="370984464" name="Picture 1"/>
                          <pic:cNvPicPr>
                            <a:picLocks noChangeAspect="1"/>
                          </pic:cNvPicPr>
                        </pic:nvPicPr>
                        <pic:blipFill rotWithShape="1">
                          <a:blip r:embed="rId42">
                            <a:extLst>
                              <a:ext uri="{28A0092B-C50C-407E-A947-70E740481C1C}">
                                <a14:useLocalDpi xmlns:a14="http://schemas.microsoft.com/office/drawing/2010/main" val="0"/>
                              </a:ext>
                            </a:extLst>
                          </a:blip>
                          <a:srcRect b="17948"/>
                          <a:stretch>
                            <a:fillRect/>
                          </a:stretch>
                        </pic:blipFill>
                        <pic:spPr>
                          <a:xfrm>
                            <a:off x="0" y="0"/>
                            <a:ext cx="3295650" cy="2878667"/>
                          </a:xfrm>
                          <a:prstGeom prst="rect">
                            <a:avLst/>
                          </a:prstGeom>
                          <a:ln w="3175">
                            <a:noFill/>
                          </a:ln>
                        </pic:spPr>
                      </pic:pic>
                      <wps:wsp>
                        <wps:cNvPr id="1980339926" name="Rectangle 21"/>
                        <wps:cNvSpPr/>
                        <wps:spPr>
                          <a:xfrm>
                            <a:off x="1459230" y="1565910"/>
                            <a:ext cx="506730" cy="57150"/>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9480871" name="Rectangle 21"/>
                        <wps:cNvSpPr/>
                        <wps:spPr>
                          <a:xfrm>
                            <a:off x="1459230" y="1661160"/>
                            <a:ext cx="506730" cy="57150"/>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896629" name="Rectangle 21"/>
                        <wps:cNvSpPr/>
                        <wps:spPr>
                          <a:xfrm>
                            <a:off x="1463040" y="1767840"/>
                            <a:ext cx="506730" cy="57150"/>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733350" name="Rectangle 21"/>
                        <wps:cNvSpPr/>
                        <wps:spPr>
                          <a:xfrm>
                            <a:off x="1028700" y="2209800"/>
                            <a:ext cx="247650"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72DC63B" id="Group 22" o:spid="_x0000_s1026" style="position:absolute;margin-left:0;margin-top:491.65pt;width:259.5pt;height:226.65pt;z-index:251703296;mso-position-horizontal:center;mso-position-horizontal-relative:margin;mso-position-vertical-relative:page;mso-height-relative:margin" coordsize="32956,28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">
                <v:shape id="Picture 1" o:spid="_x0000_s1027" type="#_x0000_t75" style="position:absolute;width:32956;height:28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" strokeweight=".25pt">
                  <v:imagedata r:id="rId43" o:title="" cropbottom="11762f"/>
                </v:shape>
                <v:rect id="Rectangle 21" o:spid="_x0000_s1028" style="position:absolute;left:14592;top:15659;width:5067;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" fillcolor="white [3212]" stroked="f" strokeweight=".25pt"/>
                <v:rect id="Rectangle 21" o:spid="_x0000_s1029" style="position:absolute;left:14592;top:16611;width:5067;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" fillcolor="white [3212]" stroked="f" strokeweight=".25pt"/>
                <v:rect id="Rectangle 21" o:spid="_x0000_s1030" style="position:absolute;left:14630;top:17678;width:5067;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" fillcolor="white [3212]" stroked="f" strokeweight=".25pt"/>
                <v:rect id="Rectangle 21" o:spid="_x0000_s1031" style="position:absolute;left:10287;top:22098;width:24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" fillcolor="white [3212]" stroked="f" strokeweight=".25pt"/>
                <w10:wrap type="square" anchorx="margin" anchory="page"/>
              </v:group>
            </w:pict>
          </mc:Fallback>
        </mc:AlternateContent>
      </w:r>
    </w:p>
    <w:p w14:paraId="36658808" w14:textId="00E5CBF7" w:rsidR="00E70320" w:rsidRDefault="00E70320" w:rsidP="00B87F87">
      <w:pPr>
        <w:ind w:firstLine="720"/>
        <w:jc w:val="both"/>
      </w:pPr>
    </w:p>
    <w:p w14:paraId="1C535556" w14:textId="77777777" w:rsidR="00E70320" w:rsidRDefault="00E70320" w:rsidP="00B87F87">
      <w:pPr>
        <w:ind w:firstLine="720"/>
        <w:jc w:val="both"/>
      </w:pPr>
    </w:p>
    <w:p w14:paraId="10A876CE" w14:textId="77777777" w:rsidR="00E70320" w:rsidRDefault="00E70320" w:rsidP="00B87F87">
      <w:pPr>
        <w:ind w:firstLine="720"/>
        <w:jc w:val="both"/>
      </w:pPr>
    </w:p>
    <w:p w14:paraId="71BBBF0C" w14:textId="77777777" w:rsidR="00E70320" w:rsidRDefault="00E70320" w:rsidP="00B87F87">
      <w:pPr>
        <w:ind w:firstLine="720"/>
        <w:jc w:val="both"/>
      </w:pPr>
    </w:p>
    <w:p w14:paraId="0950AEFE" w14:textId="77777777" w:rsidR="00E70320" w:rsidRDefault="00E70320" w:rsidP="00B87F87">
      <w:pPr>
        <w:ind w:firstLine="720"/>
        <w:jc w:val="both"/>
      </w:pPr>
    </w:p>
    <w:p w14:paraId="086DE76F" w14:textId="77777777" w:rsidR="00E70320" w:rsidRDefault="00E70320" w:rsidP="00B87F87">
      <w:pPr>
        <w:ind w:firstLine="720"/>
        <w:jc w:val="both"/>
      </w:pPr>
    </w:p>
    <w:p w14:paraId="5ED9102D" w14:textId="77777777" w:rsidR="00E70320" w:rsidRDefault="00E70320" w:rsidP="00B87F87">
      <w:pPr>
        <w:ind w:firstLine="720"/>
        <w:jc w:val="both"/>
      </w:pPr>
    </w:p>
    <w:p w14:paraId="0410DED4" w14:textId="77777777" w:rsidR="00E70320" w:rsidRDefault="00E70320" w:rsidP="00B87F87">
      <w:pPr>
        <w:ind w:firstLine="720"/>
        <w:jc w:val="both"/>
      </w:pPr>
    </w:p>
    <w:p w14:paraId="59FC87CD" w14:textId="77777777" w:rsidR="00E70320" w:rsidRDefault="00E70320" w:rsidP="00B87F87">
      <w:pPr>
        <w:ind w:firstLine="720"/>
        <w:jc w:val="both"/>
      </w:pPr>
    </w:p>
    <w:p w14:paraId="41087D8E" w14:textId="77777777" w:rsidR="00E70320" w:rsidRDefault="00E70320" w:rsidP="00B87F87">
      <w:pPr>
        <w:ind w:firstLine="720"/>
        <w:jc w:val="both"/>
      </w:pPr>
    </w:p>
    <w:p w14:paraId="1D56B50A" w14:textId="77777777" w:rsidR="00E70320" w:rsidRDefault="00E70320" w:rsidP="00B87F87">
      <w:pPr>
        <w:ind w:firstLine="720"/>
        <w:jc w:val="both"/>
      </w:pPr>
    </w:p>
    <w:p w14:paraId="3B438AED" w14:textId="77777777" w:rsidR="00E70320" w:rsidRDefault="00E70320" w:rsidP="00B87F87">
      <w:pPr>
        <w:ind w:firstLine="720"/>
        <w:jc w:val="both"/>
      </w:pPr>
    </w:p>
    <w:p w14:paraId="057120BE" w14:textId="77777777" w:rsidR="00E70320" w:rsidRDefault="00E70320" w:rsidP="00B87F87">
      <w:pPr>
        <w:ind w:firstLine="720"/>
        <w:jc w:val="both"/>
      </w:pPr>
    </w:p>
    <w:p w14:paraId="3E9F2CBA" w14:textId="77777777" w:rsidR="00E70320" w:rsidRDefault="00E70320" w:rsidP="00B87F87">
      <w:pPr>
        <w:ind w:firstLine="720"/>
        <w:jc w:val="both"/>
      </w:pPr>
    </w:p>
    <w:p w14:paraId="2579B419" w14:textId="6FC9924D" w:rsidR="00E70320" w:rsidRDefault="00E70320" w:rsidP="00B87F87">
      <w:pPr>
        <w:ind w:firstLine="720"/>
        <w:jc w:val="both"/>
      </w:pPr>
    </w:p>
    <w:p w14:paraId="77EC4A68" w14:textId="77777777" w:rsidR="00E70320" w:rsidRDefault="00E70320" w:rsidP="00B87F87">
      <w:pPr>
        <w:ind w:firstLine="720"/>
        <w:jc w:val="both"/>
      </w:pPr>
    </w:p>
    <w:p w14:paraId="00B034C5" w14:textId="77777777" w:rsidR="00E70320" w:rsidRDefault="00E70320" w:rsidP="00B87F87">
      <w:pPr>
        <w:ind w:firstLine="720"/>
        <w:jc w:val="both"/>
      </w:pPr>
    </w:p>
    <w:p w14:paraId="372E32A9" w14:textId="77777777" w:rsidR="00C906B5" w:rsidRDefault="00C906B5" w:rsidP="00B87F87">
      <w:pPr>
        <w:ind w:firstLine="720"/>
        <w:jc w:val="both"/>
      </w:pPr>
    </w:p>
    <w:p w14:paraId="00F76577" w14:textId="303BE1ED" w:rsidR="00DA34AA" w:rsidRDefault="00EA68CB" w:rsidP="00B87F87">
      <w:pPr>
        <w:ind w:firstLine="720"/>
        <w:jc w:val="both"/>
      </w:pPr>
      <w:r>
        <w:rPr>
          <w:noProof/>
        </w:rPr>
        <mc:AlternateContent>
          <mc:Choice Requires="wps">
            <w:drawing>
              <wp:anchor distT="0" distB="0" distL="114300" distR="114300" simplePos="0" relativeHeight="251579392" behindDoc="0" locked="0" layoutInCell="1" allowOverlap="1" wp14:anchorId="0B01AB16" wp14:editId="1D427AAF">
                <wp:simplePos x="0" y="0"/>
                <wp:positionH relativeFrom="margin">
                  <wp:posOffset>1052195</wp:posOffset>
                </wp:positionH>
                <wp:positionV relativeFrom="paragraph">
                  <wp:posOffset>267335</wp:posOffset>
                </wp:positionV>
                <wp:extent cx="3295650" cy="635"/>
                <wp:effectExtent l="0" t="0" r="0" b="8255"/>
                <wp:wrapTopAndBottom/>
                <wp:docPr id="650260090" name="Text Box 1"/>
                <wp:cNvGraphicFramePr/>
                <a:graphic xmlns:a="http://schemas.openxmlformats.org/drawingml/2006/main">
                  <a:graphicData uri="http://schemas.microsoft.com/office/word/2010/wordprocessingShape">
                    <wps:wsp>
                      <wps:cNvSpPr txBox="1"/>
                      <wps:spPr>
                        <a:xfrm>
                          <a:off x="0" y="0"/>
                          <a:ext cx="3295650" cy="635"/>
                        </a:xfrm>
                        <a:prstGeom prst="rect">
                          <a:avLst/>
                        </a:prstGeom>
                        <a:solidFill>
                          <a:prstClr val="white"/>
                        </a:solidFill>
                        <a:ln>
                          <a:noFill/>
                        </a:ln>
                      </wps:spPr>
                      <wps:txbx>
                        <w:txbxContent>
                          <w:p w14:paraId="499311BB" w14:textId="2F7A8699" w:rsidR="008A6FB0" w:rsidRPr="00EA68CB" w:rsidRDefault="008A6FB0" w:rsidP="00277C20">
                            <w:pPr>
                              <w:pStyle w:val="Caption"/>
                              <w:jc w:val="center"/>
                              <w:rPr>
                                <w:b/>
                                <w:bCs/>
                                <w:i w:val="0"/>
                                <w:iCs w:val="0"/>
                                <w:color w:val="auto"/>
                                <w:sz w:val="22"/>
                                <w:szCs w:val="22"/>
                              </w:rPr>
                            </w:pPr>
                            <w:bookmarkStart w:id="46" w:name="_Toc236912934"/>
                            <w:r w:rsidRPr="00EA68CB">
                              <w:rPr>
                                <w:b/>
                                <w:bCs/>
                                <w:i w:val="0"/>
                                <w:iCs w:val="0"/>
                                <w:color w:val="auto"/>
                                <w:sz w:val="22"/>
                                <w:szCs w:val="22"/>
                              </w:rPr>
                              <w:t xml:space="preserve">Figure </w:t>
                            </w:r>
                            <w:r w:rsidRPr="00EA68CB">
                              <w:rPr>
                                <w:b/>
                                <w:bCs/>
                                <w:i w:val="0"/>
                                <w:iCs w:val="0"/>
                                <w:color w:val="auto"/>
                                <w:sz w:val="22"/>
                                <w:szCs w:val="22"/>
                              </w:rPr>
                              <w:fldChar w:fldCharType="begin"/>
                            </w:r>
                            <w:r w:rsidRPr="00EA68CB">
                              <w:rPr>
                                <w:b/>
                                <w:bCs/>
                                <w:i w:val="0"/>
                                <w:iCs w:val="0"/>
                                <w:color w:val="auto"/>
                                <w:sz w:val="22"/>
                                <w:szCs w:val="22"/>
                              </w:rPr>
                              <w:instrText xml:space="preserve"> SEQ Figure \* ARABIC </w:instrText>
                            </w:r>
                            <w:r w:rsidRPr="00EA68CB">
                              <w:rPr>
                                <w:b/>
                                <w:bCs/>
                                <w:i w:val="0"/>
                                <w:iCs w:val="0"/>
                                <w:color w:val="auto"/>
                                <w:sz w:val="22"/>
                                <w:szCs w:val="22"/>
                              </w:rPr>
                              <w:fldChar w:fldCharType="separate"/>
                            </w:r>
                            <w:r w:rsidR="00026CD4" w:rsidRPr="00EA68CB">
                              <w:rPr>
                                <w:b/>
                                <w:bCs/>
                                <w:i w:val="0"/>
                                <w:iCs w:val="0"/>
                                <w:noProof/>
                                <w:color w:val="auto"/>
                                <w:sz w:val="22"/>
                                <w:szCs w:val="22"/>
                              </w:rPr>
                              <w:t>18</w:t>
                            </w:r>
                            <w:r w:rsidRPr="00EA68CB">
                              <w:rPr>
                                <w:b/>
                                <w:bCs/>
                                <w:i w:val="0"/>
                                <w:iCs w:val="0"/>
                                <w:color w:val="auto"/>
                                <w:sz w:val="22"/>
                                <w:szCs w:val="22"/>
                              </w:rPr>
                              <w:fldChar w:fldCharType="end"/>
                            </w:r>
                            <w:r w:rsidR="00277C20" w:rsidRPr="00EA68CB">
                              <w:rPr>
                                <w:b/>
                                <w:bCs/>
                                <w:i w:val="0"/>
                                <w:iCs w:val="0"/>
                                <w:color w:val="auto"/>
                                <w:sz w:val="22"/>
                                <w:szCs w:val="22"/>
                              </w:rPr>
                              <w:t>:</w:t>
                            </w:r>
                            <w:r w:rsidRPr="00EA68CB">
                              <w:rPr>
                                <w:b/>
                                <w:bCs/>
                                <w:i w:val="0"/>
                                <w:iCs w:val="0"/>
                                <w:color w:val="auto"/>
                                <w:sz w:val="22"/>
                                <w:szCs w:val="22"/>
                              </w:rPr>
                              <w:t xml:space="preserve"> Request Mobile Unit Service</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01AB16" id="_x0000_s1039" type="#_x0000_t202" style="position:absolute;left:0;text-align:left;margin-left:82.85pt;margin-top:21.05pt;width:259.5pt;height:.05pt;z-index:251579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" stroked="f">
                <v:textbox style="mso-fit-shape-to-text:t" inset="0,0,0,0">
                  <w:txbxContent>
                    <w:p w14:paraId="499311BB" w14:textId="2F7A8699" w:rsidR="008A6FB0" w:rsidRPr="00EA68CB" w:rsidRDefault="008A6FB0" w:rsidP="00277C20">
                      <w:pPr>
                        <w:pStyle w:val="Caption"/>
                        <w:jc w:val="center"/>
                        <w:rPr>
                          <w:b/>
                          <w:bCs/>
                          <w:i w:val="0"/>
                          <w:iCs w:val="0"/>
                          <w:color w:val="auto"/>
                          <w:sz w:val="22"/>
                          <w:szCs w:val="22"/>
                        </w:rPr>
                      </w:pPr>
                      <w:bookmarkStart w:id="59" w:name="_Toc236912934"/>
                      <w:r w:rsidRPr="00EA68CB">
                        <w:rPr>
                          <w:b/>
                          <w:bCs/>
                          <w:i w:val="0"/>
                          <w:iCs w:val="0"/>
                          <w:color w:val="auto"/>
                          <w:sz w:val="22"/>
                          <w:szCs w:val="22"/>
                        </w:rPr>
                        <w:t xml:space="preserve">Figure </w:t>
                      </w:r>
                      <w:r w:rsidRPr="00EA68CB">
                        <w:rPr>
                          <w:b/>
                          <w:bCs/>
                          <w:i w:val="0"/>
                          <w:iCs w:val="0"/>
                          <w:color w:val="auto"/>
                          <w:sz w:val="22"/>
                          <w:szCs w:val="22"/>
                        </w:rPr>
                        <w:fldChar w:fldCharType="begin"/>
                      </w:r>
                      <w:r w:rsidRPr="00EA68CB">
                        <w:rPr>
                          <w:b/>
                          <w:bCs/>
                          <w:i w:val="0"/>
                          <w:iCs w:val="0"/>
                          <w:color w:val="auto"/>
                          <w:sz w:val="22"/>
                          <w:szCs w:val="22"/>
                        </w:rPr>
                        <w:instrText xml:space="preserve"> SEQ Figure \* ARABIC </w:instrText>
                      </w:r>
                      <w:r w:rsidRPr="00EA68CB">
                        <w:rPr>
                          <w:b/>
                          <w:bCs/>
                          <w:i w:val="0"/>
                          <w:iCs w:val="0"/>
                          <w:color w:val="auto"/>
                          <w:sz w:val="22"/>
                          <w:szCs w:val="22"/>
                        </w:rPr>
                        <w:fldChar w:fldCharType="separate"/>
                      </w:r>
                      <w:r w:rsidR="00026CD4" w:rsidRPr="00EA68CB">
                        <w:rPr>
                          <w:b/>
                          <w:bCs/>
                          <w:i w:val="0"/>
                          <w:iCs w:val="0"/>
                          <w:noProof/>
                          <w:color w:val="auto"/>
                          <w:sz w:val="22"/>
                          <w:szCs w:val="22"/>
                        </w:rPr>
                        <w:t>18</w:t>
                      </w:r>
                      <w:r w:rsidRPr="00EA68CB">
                        <w:rPr>
                          <w:b/>
                          <w:bCs/>
                          <w:i w:val="0"/>
                          <w:iCs w:val="0"/>
                          <w:color w:val="auto"/>
                          <w:sz w:val="22"/>
                          <w:szCs w:val="22"/>
                        </w:rPr>
                        <w:fldChar w:fldCharType="end"/>
                      </w:r>
                      <w:r w:rsidR="00277C20" w:rsidRPr="00EA68CB">
                        <w:rPr>
                          <w:b/>
                          <w:bCs/>
                          <w:i w:val="0"/>
                          <w:iCs w:val="0"/>
                          <w:color w:val="auto"/>
                          <w:sz w:val="22"/>
                          <w:szCs w:val="22"/>
                        </w:rPr>
                        <w:t>:</w:t>
                      </w:r>
                      <w:r w:rsidRPr="00EA68CB">
                        <w:rPr>
                          <w:b/>
                          <w:bCs/>
                          <w:i w:val="0"/>
                          <w:iCs w:val="0"/>
                          <w:color w:val="auto"/>
                          <w:sz w:val="22"/>
                          <w:szCs w:val="22"/>
                        </w:rPr>
                        <w:t xml:space="preserve"> Request Mobile Unit Service</w:t>
                      </w:r>
                      <w:bookmarkEnd w:id="59"/>
                    </w:p>
                  </w:txbxContent>
                </v:textbox>
                <w10:wrap type="topAndBottom" anchorx="margin"/>
              </v:shape>
            </w:pict>
          </mc:Fallback>
        </mc:AlternateContent>
      </w:r>
    </w:p>
    <w:p w14:paraId="2ACEC272" w14:textId="77777777" w:rsidR="00210D0A" w:rsidRPr="004E7AE7" w:rsidRDefault="0083210B" w:rsidP="00B87F87">
      <w:pPr>
        <w:pStyle w:val="Heading2"/>
        <w:spacing w:before="240" w:after="240"/>
        <w:jc w:val="both"/>
        <w:rPr>
          <w:b/>
          <w:bCs/>
          <w:color w:val="auto"/>
        </w:rPr>
      </w:pPr>
      <w:bookmarkStart w:id="47" w:name="_Toc236913091"/>
      <w:r w:rsidRPr="004E7AE7">
        <w:rPr>
          <w:b/>
          <w:bCs/>
          <w:color w:val="auto"/>
        </w:rPr>
        <w:t>3.3.1.3.10 Primary Healthcare Research Applications Service</w:t>
      </w:r>
      <w:bookmarkEnd w:id="47"/>
      <w:r w:rsidRPr="004E7AE7">
        <w:rPr>
          <w:b/>
          <w:bCs/>
          <w:color w:val="auto"/>
        </w:rPr>
        <w:t xml:space="preserve"> </w:t>
      </w:r>
    </w:p>
    <w:p w14:paraId="1FA8349F" w14:textId="1534B67C" w:rsidR="008A6FB0" w:rsidRDefault="00EA68CB" w:rsidP="00B87F87">
      <w:pPr>
        <w:ind w:firstLine="720"/>
        <w:jc w:val="both"/>
        <w:rPr>
          <w:sz w:val="22"/>
          <w:szCs w:val="22"/>
        </w:rPr>
      </w:pPr>
      <w:r>
        <w:rPr>
          <w:noProof/>
        </w:rPr>
        <w:lastRenderedPageBreak/>
        <mc:AlternateContent>
          <mc:Choice Requires="wpg">
            <w:drawing>
              <wp:anchor distT="0" distB="0" distL="114300" distR="114300" simplePos="0" relativeHeight="251589632" behindDoc="0" locked="0" layoutInCell="1" allowOverlap="1" wp14:anchorId="69A55982" wp14:editId="44FC1C3D">
                <wp:simplePos x="0" y="0"/>
                <wp:positionH relativeFrom="margin">
                  <wp:align>center</wp:align>
                </wp:positionH>
                <wp:positionV relativeFrom="paragraph">
                  <wp:posOffset>565785</wp:posOffset>
                </wp:positionV>
                <wp:extent cx="3090545" cy="3299460"/>
                <wp:effectExtent l="0" t="0" r="0" b="0"/>
                <wp:wrapTopAndBottom/>
                <wp:docPr id="905613297" name="Group 24"/>
                <wp:cNvGraphicFramePr/>
                <a:graphic xmlns:a="http://schemas.openxmlformats.org/drawingml/2006/main">
                  <a:graphicData uri="http://schemas.microsoft.com/office/word/2010/wordprocessingGroup">
                    <wpg:wgp>
                      <wpg:cNvGrpSpPr/>
                      <wpg:grpSpPr>
                        <a:xfrm>
                          <a:off x="0" y="0"/>
                          <a:ext cx="3090545" cy="3299460"/>
                          <a:chOff x="0" y="0"/>
                          <a:chExt cx="3090545" cy="3299460"/>
                        </a:xfrm>
                      </wpg:grpSpPr>
                      <pic:pic xmlns:pic="http://schemas.openxmlformats.org/drawingml/2006/picture">
                        <pic:nvPicPr>
                          <pic:cNvPr id="1292777777"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90545" cy="3299460"/>
                          </a:xfrm>
                          <a:prstGeom prst="rect">
                            <a:avLst/>
                          </a:prstGeom>
                          <a:ln w="3175">
                            <a:noFill/>
                          </a:ln>
                        </pic:spPr>
                      </pic:pic>
                      <wps:wsp>
                        <wps:cNvPr id="1983455642" name="Rectangle 23"/>
                        <wps:cNvSpPr/>
                        <wps:spPr>
                          <a:xfrm>
                            <a:off x="1342292" y="1579685"/>
                            <a:ext cx="445476"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32919" name="Rectangle 23"/>
                        <wps:cNvSpPr/>
                        <wps:spPr>
                          <a:xfrm>
                            <a:off x="1345223" y="1664677"/>
                            <a:ext cx="445476"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585121" name="Rectangle 23"/>
                        <wps:cNvSpPr/>
                        <wps:spPr>
                          <a:xfrm>
                            <a:off x="1345223" y="1761393"/>
                            <a:ext cx="445476"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697115" name="Rectangle 23"/>
                        <wps:cNvSpPr/>
                        <wps:spPr>
                          <a:xfrm>
                            <a:off x="978877" y="2203939"/>
                            <a:ext cx="445476" cy="45719"/>
                          </a:xfrm>
                          <a:prstGeom prst="rect">
                            <a:avLst/>
                          </a:prstGeom>
                          <a:solidFill>
                            <a:schemeClr val="bg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075BD5" id="Group 24" o:spid="_x0000_s1026" style="position:absolute;margin-left:0;margin-top:44.55pt;width:243.35pt;height:259.8pt;z-index:251589632;mso-position-horizontal:center;mso-position-horizontal-relative:margin" coordsize="30905,32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">
                <v:shape id="Picture 1" o:spid="_x0000_s1027" type="#_x0000_t75" style="position:absolute;width:30905;height:3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" strokeweight=".25pt">
                  <v:imagedata r:id="rId45" o:title=""/>
                </v:shape>
                <v:rect id="Rectangle 23" o:spid="_x0000_s1028" style="position:absolute;left:13422;top:15796;width:445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" fillcolor="white [3212]" stroked="f" strokeweight=".25pt"/>
                <v:rect id="Rectangle 23" o:spid="_x0000_s1029" style="position:absolute;left:13452;top:16646;width:445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" fillcolor="white [3212]" stroked="f" strokeweight=".25pt"/>
                <v:rect id="Rectangle 23" o:spid="_x0000_s1030" style="position:absolute;left:13452;top:17613;width:44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" fillcolor="white [3212]" stroked="f" strokeweight=".25pt"/>
                <v:rect id="Rectangle 23" o:spid="_x0000_s1031" style="position:absolute;left:9788;top:22039;width:445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" fillcolor="white [3212]" stroked="f" strokeweight=".25pt"/>
                <w10:wrap type="topAndBottom" anchorx="margin"/>
              </v:group>
            </w:pict>
          </mc:Fallback>
        </mc:AlternateContent>
      </w:r>
      <w:r w:rsidR="000D1B54" w:rsidRPr="00EA68CB">
        <w:rPr>
          <w:sz w:val="22"/>
          <w:szCs w:val="22"/>
        </w:rPr>
        <w:t>This service enables students, researchers, and healthcare professionals to submit research applications related to Primary Health Care. Applicants provide research details, supervisor information, expected research duration, and upload all required supporting documents electronically.</w:t>
      </w:r>
    </w:p>
    <w:p w14:paraId="06FCAF10" w14:textId="19D18CDF" w:rsidR="005077D0" w:rsidRDefault="005077D0" w:rsidP="00B87F87">
      <w:pPr>
        <w:ind w:firstLine="720"/>
        <w:jc w:val="both"/>
        <w:rPr>
          <w:sz w:val="22"/>
          <w:szCs w:val="22"/>
        </w:rPr>
      </w:pPr>
    </w:p>
    <w:p w14:paraId="708E8D61" w14:textId="77777777" w:rsidR="005077D0" w:rsidRDefault="005077D0" w:rsidP="00B87F87">
      <w:pPr>
        <w:ind w:firstLine="720"/>
        <w:jc w:val="both"/>
        <w:rPr>
          <w:sz w:val="22"/>
          <w:szCs w:val="22"/>
        </w:rPr>
      </w:pPr>
    </w:p>
    <w:p w14:paraId="7339C74E" w14:textId="77777777" w:rsidR="00C906B5" w:rsidRDefault="00C906B5" w:rsidP="00B87F87">
      <w:pPr>
        <w:ind w:firstLine="720"/>
        <w:jc w:val="both"/>
        <w:rPr>
          <w:sz w:val="22"/>
          <w:szCs w:val="22"/>
        </w:rPr>
      </w:pPr>
    </w:p>
    <w:p w14:paraId="5066613C" w14:textId="477F0FD1" w:rsidR="00496B61" w:rsidRPr="008B7B87" w:rsidRDefault="005077D0" w:rsidP="00B87F87">
      <w:pPr>
        <w:ind w:firstLine="720"/>
        <w:jc w:val="both"/>
        <w:rPr>
          <w:sz w:val="22"/>
          <w:szCs w:val="22"/>
        </w:rPr>
      </w:pPr>
      <w:r>
        <w:rPr>
          <w:noProof/>
        </w:rPr>
        <mc:AlternateContent>
          <mc:Choice Requires="wps">
            <w:drawing>
              <wp:anchor distT="0" distB="0" distL="114300" distR="114300" simplePos="0" relativeHeight="251718656" behindDoc="1" locked="0" layoutInCell="1" allowOverlap="1" wp14:anchorId="26BFFE1C" wp14:editId="7525D591">
                <wp:simplePos x="0" y="0"/>
                <wp:positionH relativeFrom="margin">
                  <wp:align>center</wp:align>
                </wp:positionH>
                <wp:positionV relativeFrom="bottomMargin">
                  <wp:posOffset>-4488820</wp:posOffset>
                </wp:positionV>
                <wp:extent cx="3911600" cy="258445"/>
                <wp:effectExtent l="0" t="0" r="0" b="0"/>
                <wp:wrapTight wrapText="bothSides">
                  <wp:wrapPolygon edited="0">
                    <wp:start x="0" y="0"/>
                    <wp:lineTo x="0" y="20026"/>
                    <wp:lineTo x="21460" y="20026"/>
                    <wp:lineTo x="21460" y="0"/>
                    <wp:lineTo x="0" y="0"/>
                  </wp:wrapPolygon>
                </wp:wrapTight>
                <wp:docPr id="1067689091" name="Text Box 1"/>
                <wp:cNvGraphicFramePr/>
                <a:graphic xmlns:a="http://schemas.openxmlformats.org/drawingml/2006/main">
                  <a:graphicData uri="http://schemas.microsoft.com/office/word/2010/wordprocessingShape">
                    <wps:wsp>
                      <wps:cNvSpPr txBox="1"/>
                      <wps:spPr>
                        <a:xfrm>
                          <a:off x="0" y="0"/>
                          <a:ext cx="3911600" cy="258445"/>
                        </a:xfrm>
                        <a:prstGeom prst="rect">
                          <a:avLst/>
                        </a:prstGeom>
                        <a:solidFill>
                          <a:prstClr val="white"/>
                        </a:solidFill>
                        <a:ln>
                          <a:noFill/>
                        </a:ln>
                      </wps:spPr>
                      <wps:txbx>
                        <w:txbxContent>
                          <w:p w14:paraId="57B57D4B" w14:textId="77777777" w:rsidR="005077D0" w:rsidRPr="008B7B87" w:rsidRDefault="005077D0" w:rsidP="005077D0">
                            <w:pPr>
                              <w:pStyle w:val="Caption"/>
                              <w:jc w:val="center"/>
                              <w:rPr>
                                <w:b/>
                                <w:bCs/>
                                <w:i w:val="0"/>
                                <w:iCs w:val="0"/>
                                <w:color w:val="000000" w:themeColor="text1"/>
                                <w:sz w:val="22"/>
                                <w:szCs w:val="22"/>
                              </w:rPr>
                            </w:pPr>
                            <w:bookmarkStart w:id="48" w:name="_Toc236912935"/>
                            <w:r w:rsidRPr="008B7B87">
                              <w:rPr>
                                <w:b/>
                                <w:bCs/>
                                <w:i w:val="0"/>
                                <w:iCs w:val="0"/>
                                <w:color w:val="000000" w:themeColor="text1"/>
                                <w:sz w:val="22"/>
                                <w:szCs w:val="22"/>
                              </w:rPr>
                              <w:t xml:space="preserve">Figure </w:t>
                            </w:r>
                            <w:r w:rsidRPr="008B7B87">
                              <w:rPr>
                                <w:b/>
                                <w:bCs/>
                                <w:i w:val="0"/>
                                <w:iCs w:val="0"/>
                                <w:color w:val="000000" w:themeColor="text1"/>
                                <w:sz w:val="22"/>
                                <w:szCs w:val="22"/>
                              </w:rPr>
                              <w:fldChar w:fldCharType="begin"/>
                            </w:r>
                            <w:r w:rsidRPr="008B7B87">
                              <w:rPr>
                                <w:b/>
                                <w:bCs/>
                                <w:i w:val="0"/>
                                <w:iCs w:val="0"/>
                                <w:color w:val="000000" w:themeColor="text1"/>
                                <w:sz w:val="22"/>
                                <w:szCs w:val="22"/>
                              </w:rPr>
                              <w:instrText xml:space="preserve"> SEQ Figure \* ARABIC </w:instrText>
                            </w:r>
                            <w:r w:rsidRPr="008B7B87">
                              <w:rPr>
                                <w:b/>
                                <w:bCs/>
                                <w:i w:val="0"/>
                                <w:iCs w:val="0"/>
                                <w:color w:val="000000" w:themeColor="text1"/>
                                <w:sz w:val="22"/>
                                <w:szCs w:val="22"/>
                              </w:rPr>
                              <w:fldChar w:fldCharType="separate"/>
                            </w:r>
                            <w:r w:rsidRPr="008B7B87">
                              <w:rPr>
                                <w:b/>
                                <w:bCs/>
                                <w:i w:val="0"/>
                                <w:iCs w:val="0"/>
                                <w:color w:val="000000" w:themeColor="text1"/>
                                <w:sz w:val="22"/>
                                <w:szCs w:val="22"/>
                              </w:rPr>
                              <w:t>19</w:t>
                            </w:r>
                            <w:r w:rsidRPr="008B7B87">
                              <w:rPr>
                                <w:b/>
                                <w:bCs/>
                                <w:i w:val="0"/>
                                <w:iCs w:val="0"/>
                                <w:color w:val="000000" w:themeColor="text1"/>
                                <w:sz w:val="22"/>
                                <w:szCs w:val="22"/>
                              </w:rPr>
                              <w:fldChar w:fldCharType="end"/>
                            </w:r>
                            <w:r w:rsidRPr="008B7B87">
                              <w:rPr>
                                <w:b/>
                                <w:bCs/>
                                <w:i w:val="0"/>
                                <w:iCs w:val="0"/>
                                <w:color w:val="000000" w:themeColor="text1"/>
                                <w:sz w:val="22"/>
                                <w:szCs w:val="22"/>
                              </w:rPr>
                              <w:t>: Primary Healthcare Research Applications Service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BFFE1C" id="_x0000_s1040" type="#_x0000_t202" style="position:absolute;left:0;text-align:left;margin-left:0;margin-top:-353.45pt;width:308pt;height:20.35pt;z-index:-251597824;visibility:visible;mso-wrap-style:square;mso-width-percent:0;mso-wrap-distance-left:9pt;mso-wrap-distance-top:0;mso-wrap-distance-right:9pt;mso-wrap-distance-bottom:0;mso-position-horizontal:center;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G8bHQIAAEMEAAAOAAAAZHJzL2Uyb0RvYy54bWysU8Fu2zAMvQ/YPwi6L06ytOi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" stroked="f">
                <v:textbox style="mso-fit-shape-to-text:t" inset="0,0,0,0">
                  <w:txbxContent>
                    <w:p w14:paraId="57B57D4B" w14:textId="77777777" w:rsidR="005077D0" w:rsidRPr="008B7B87" w:rsidRDefault="005077D0" w:rsidP="005077D0">
                      <w:pPr>
                        <w:pStyle w:val="Caption"/>
                        <w:jc w:val="center"/>
                        <w:rPr>
                          <w:b/>
                          <w:bCs/>
                          <w:i w:val="0"/>
                          <w:iCs w:val="0"/>
                          <w:color w:val="000000" w:themeColor="text1"/>
                          <w:sz w:val="22"/>
                          <w:szCs w:val="22"/>
                        </w:rPr>
                      </w:pPr>
                      <w:bookmarkStart w:id="62" w:name="_Toc236912935"/>
                      <w:r w:rsidRPr="008B7B87">
                        <w:rPr>
                          <w:b/>
                          <w:bCs/>
                          <w:i w:val="0"/>
                          <w:iCs w:val="0"/>
                          <w:color w:val="000000" w:themeColor="text1"/>
                          <w:sz w:val="22"/>
                          <w:szCs w:val="22"/>
                        </w:rPr>
                        <w:t xml:space="preserve">Figure </w:t>
                      </w:r>
                      <w:r w:rsidRPr="008B7B87">
                        <w:rPr>
                          <w:b/>
                          <w:bCs/>
                          <w:i w:val="0"/>
                          <w:iCs w:val="0"/>
                          <w:color w:val="000000" w:themeColor="text1"/>
                          <w:sz w:val="22"/>
                          <w:szCs w:val="22"/>
                        </w:rPr>
                        <w:fldChar w:fldCharType="begin"/>
                      </w:r>
                      <w:r w:rsidRPr="008B7B87">
                        <w:rPr>
                          <w:b/>
                          <w:bCs/>
                          <w:i w:val="0"/>
                          <w:iCs w:val="0"/>
                          <w:color w:val="000000" w:themeColor="text1"/>
                          <w:sz w:val="22"/>
                          <w:szCs w:val="22"/>
                        </w:rPr>
                        <w:instrText xml:space="preserve"> SEQ Figure \* ARABIC </w:instrText>
                      </w:r>
                      <w:r w:rsidRPr="008B7B87">
                        <w:rPr>
                          <w:b/>
                          <w:bCs/>
                          <w:i w:val="0"/>
                          <w:iCs w:val="0"/>
                          <w:color w:val="000000" w:themeColor="text1"/>
                          <w:sz w:val="22"/>
                          <w:szCs w:val="22"/>
                        </w:rPr>
                        <w:fldChar w:fldCharType="separate"/>
                      </w:r>
                      <w:r w:rsidRPr="008B7B87">
                        <w:rPr>
                          <w:b/>
                          <w:bCs/>
                          <w:i w:val="0"/>
                          <w:iCs w:val="0"/>
                          <w:color w:val="000000" w:themeColor="text1"/>
                          <w:sz w:val="22"/>
                          <w:szCs w:val="22"/>
                        </w:rPr>
                        <w:t>19</w:t>
                      </w:r>
                      <w:r w:rsidRPr="008B7B87">
                        <w:rPr>
                          <w:b/>
                          <w:bCs/>
                          <w:i w:val="0"/>
                          <w:iCs w:val="0"/>
                          <w:color w:val="000000" w:themeColor="text1"/>
                          <w:sz w:val="22"/>
                          <w:szCs w:val="22"/>
                        </w:rPr>
                        <w:fldChar w:fldCharType="end"/>
                      </w:r>
                      <w:r w:rsidRPr="008B7B87">
                        <w:rPr>
                          <w:b/>
                          <w:bCs/>
                          <w:i w:val="0"/>
                          <w:iCs w:val="0"/>
                          <w:color w:val="000000" w:themeColor="text1"/>
                          <w:sz w:val="22"/>
                          <w:szCs w:val="22"/>
                        </w:rPr>
                        <w:t>: Primary Healthcare Research Applications Service</w:t>
                      </w:r>
                      <w:bookmarkEnd w:id="62"/>
                    </w:p>
                  </w:txbxContent>
                </v:textbox>
                <w10:wrap type="tight" anchorx="margin" anchory="margin"/>
              </v:shape>
            </w:pict>
          </mc:Fallback>
        </mc:AlternateContent>
      </w:r>
    </w:p>
    <w:p w14:paraId="144CCD03" w14:textId="13534B50" w:rsidR="00FB54B9" w:rsidRPr="0087082B" w:rsidRDefault="00FB54B9" w:rsidP="00B87F87">
      <w:pPr>
        <w:ind w:firstLine="720"/>
        <w:jc w:val="both"/>
      </w:pPr>
    </w:p>
    <w:p w14:paraId="4DC93D57" w14:textId="6F1F5C18" w:rsidR="00961D6E" w:rsidRPr="00B4431E" w:rsidRDefault="00B4431E" w:rsidP="00B87F87">
      <w:pPr>
        <w:pStyle w:val="Heading2"/>
        <w:spacing w:after="240"/>
        <w:jc w:val="both"/>
        <w:rPr>
          <w:b/>
          <w:bCs/>
          <w:color w:val="auto"/>
          <w:sz w:val="28"/>
          <w:szCs w:val="28"/>
          <w:rtl/>
        </w:rPr>
      </w:pPr>
      <w:bookmarkStart w:id="49" w:name="_Toc236913092"/>
      <w:r>
        <w:rPr>
          <w:b/>
          <w:bCs/>
          <w:color w:val="auto"/>
          <w:sz w:val="28"/>
          <w:szCs w:val="28"/>
        </w:rPr>
        <w:t>3.4</w:t>
      </w:r>
      <w:r w:rsidR="00B94519" w:rsidRPr="00B4431E">
        <w:rPr>
          <w:b/>
          <w:bCs/>
          <w:color w:val="auto"/>
          <w:sz w:val="28"/>
          <w:szCs w:val="28"/>
        </w:rPr>
        <w:t xml:space="preserve"> Stakeholder &amp; End-User Engagement</w:t>
      </w:r>
      <w:bookmarkEnd w:id="49"/>
    </w:p>
    <w:p w14:paraId="555F9D90" w14:textId="6F18D474" w:rsidR="005165B0" w:rsidRPr="00DA34AA" w:rsidRDefault="007B6BD4" w:rsidP="00B87F87">
      <w:pPr>
        <w:spacing w:after="120"/>
        <w:ind w:firstLine="720"/>
        <w:jc w:val="both"/>
        <w:rPr>
          <w:sz w:val="22"/>
          <w:szCs w:val="22"/>
        </w:rPr>
      </w:pPr>
      <w:r w:rsidRPr="00DA34AA">
        <w:rPr>
          <w:sz w:val="22"/>
          <w:szCs w:val="22"/>
        </w:rPr>
        <w:t xml:space="preserve">Stakeholder and end-user engagement was conducted through quantitative surveys. Two versions of the survey were developed: one for project stakeholders, including PHC staff and project supervisors, and another for patients and end users. Each questionnaire was tailored to the participants' roles while addressing the study objectives. The surveys were designed to identify user needs, challenges, expectations, and usability issues related to the existing Primary Health Care (PHC) digital services. </w:t>
      </w:r>
    </w:p>
    <w:p w14:paraId="161ADFBF" w14:textId="2C830A35" w:rsidR="00BB5A1C" w:rsidRDefault="00C622DE" w:rsidP="00B87F87">
      <w:pPr>
        <w:spacing w:after="120"/>
        <w:ind w:firstLine="720"/>
        <w:jc w:val="both"/>
      </w:pPr>
      <w:r>
        <w:rPr>
          <w:noProof/>
        </w:rPr>
        <mc:AlternateContent>
          <mc:Choice Requires="wpg">
            <w:drawing>
              <wp:anchor distT="0" distB="0" distL="114300" distR="114300" simplePos="0" relativeHeight="251667456" behindDoc="0" locked="0" layoutInCell="1" allowOverlap="1" wp14:anchorId="3C80FA22" wp14:editId="2B3930CD">
                <wp:simplePos x="0" y="0"/>
                <wp:positionH relativeFrom="margin">
                  <wp:align>right</wp:align>
                </wp:positionH>
                <wp:positionV relativeFrom="paragraph">
                  <wp:posOffset>145839</wp:posOffset>
                </wp:positionV>
                <wp:extent cx="5688965" cy="1619250"/>
                <wp:effectExtent l="0" t="0" r="6985" b="0"/>
                <wp:wrapNone/>
                <wp:docPr id="1607218302" name="Group 32"/>
                <wp:cNvGraphicFramePr/>
                <a:graphic xmlns:a="http://schemas.openxmlformats.org/drawingml/2006/main">
                  <a:graphicData uri="http://schemas.microsoft.com/office/word/2010/wordprocessingGroup">
                    <wpg:wgp>
                      <wpg:cNvGrpSpPr/>
                      <wpg:grpSpPr>
                        <a:xfrm>
                          <a:off x="0" y="0"/>
                          <a:ext cx="5688965" cy="1619250"/>
                          <a:chOff x="0" y="0"/>
                          <a:chExt cx="5705898" cy="1619250"/>
                        </a:xfrm>
                      </wpg:grpSpPr>
                      <pic:pic xmlns:pic="http://schemas.openxmlformats.org/drawingml/2006/picture">
                        <pic:nvPicPr>
                          <pic:cNvPr id="146475295" name="Picture 25"/>
                          <pic:cNvPicPr>
                            <a:picLocks noChangeAspect="1"/>
                          </pic:cNvPicPr>
                        </pic:nvPicPr>
                        <pic:blipFill rotWithShape="1">
                          <a:blip r:embed="rId46">
                            <a:extLst>
                              <a:ext uri="{28A0092B-C50C-407E-A947-70E740481C1C}">
                                <a14:useLocalDpi xmlns:a14="http://schemas.microsoft.com/office/drawing/2010/main" val="0"/>
                              </a:ext>
                            </a:extLst>
                          </a:blip>
                          <a:srcRect b="3226"/>
                          <a:stretch>
                            <a:fillRect/>
                          </a:stretch>
                        </pic:blipFill>
                        <pic:spPr bwMode="auto">
                          <a:xfrm>
                            <a:off x="0" y="0"/>
                            <a:ext cx="4508500" cy="1619250"/>
                          </a:xfrm>
                          <a:prstGeom prst="rect">
                            <a:avLst/>
                          </a:prstGeom>
                          <a:ln w="3175">
                            <a:noFill/>
                          </a:ln>
                          <a:extLst>
                            <a:ext uri="{53640926-AAD7-44D8-BBD7-CCE9431645EC}">
                              <a14:shadowObscured xmlns:a14="http://schemas.microsoft.com/office/drawing/2010/main"/>
                            </a:ext>
                          </a:extLst>
                        </pic:spPr>
                      </pic:pic>
                      <pic:pic xmlns:pic="http://schemas.openxmlformats.org/drawingml/2006/picture">
                        <pic:nvPicPr>
                          <pic:cNvPr id="1153079057" name="Picture 30"/>
                          <pic:cNvPicPr>
                            <a:picLocks noChangeAspect="1"/>
                          </pic:cNvPicPr>
                        </pic:nvPicPr>
                        <pic:blipFill rotWithShape="1">
                          <a:blip r:embed="rId47">
                            <a:extLst>
                              <a:ext uri="{28A0092B-C50C-407E-A947-70E740481C1C}">
                                <a14:useLocalDpi xmlns:a14="http://schemas.microsoft.com/office/drawing/2010/main" val="0"/>
                              </a:ext>
                            </a:extLst>
                          </a:blip>
                          <a:srcRect l="79179" t="2580"/>
                          <a:stretch>
                            <a:fillRect/>
                          </a:stretch>
                        </pic:blipFill>
                        <pic:spPr bwMode="auto">
                          <a:xfrm>
                            <a:off x="4512733" y="0"/>
                            <a:ext cx="1193165" cy="1618615"/>
                          </a:xfrm>
                          <a:prstGeom prst="rect">
                            <a:avLst/>
                          </a:prstGeom>
                          <a:ln w="317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19212434" name="Picture 30"/>
                          <pic:cNvPicPr>
                            <a:picLocks noChangeAspect="1"/>
                          </pic:cNvPicPr>
                        </pic:nvPicPr>
                        <pic:blipFill rotWithShape="1">
                          <a:blip r:embed="rId47">
                            <a:extLst>
                              <a:ext uri="{28A0092B-C50C-407E-A947-70E740481C1C}">
                                <a14:useLocalDpi xmlns:a14="http://schemas.microsoft.com/office/drawing/2010/main" val="0"/>
                              </a:ext>
                            </a:extLst>
                          </a:blip>
                          <a:srcRect l="71626" t="8886" r="703" b="21460"/>
                          <a:stretch>
                            <a:fillRect/>
                          </a:stretch>
                        </pic:blipFill>
                        <pic:spPr bwMode="auto">
                          <a:xfrm>
                            <a:off x="4078817" y="99484"/>
                            <a:ext cx="1585595" cy="1156970"/>
                          </a:xfrm>
                          <a:prstGeom prst="rect">
                            <a:avLst/>
                          </a:prstGeom>
                          <a:ln w="317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742961870" name="Rectangle 31"/>
                        <wps:cNvSpPr/>
                        <wps:spPr>
                          <a:xfrm>
                            <a:off x="4000594" y="1187450"/>
                            <a:ext cx="866775" cy="4095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7645291" name="Rectangle 31"/>
                        <wps:cNvSpPr/>
                        <wps:spPr>
                          <a:xfrm>
                            <a:off x="3941252" y="14817"/>
                            <a:ext cx="866775" cy="2762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6C5A94" id="Group 32" o:spid="_x0000_s1026" style="position:absolute;margin-left:396.75pt;margin-top:11.5pt;width:447.95pt;height:127.5pt;z-index:251667456;mso-position-horizontal:right;mso-position-horizontal-relative:margin;mso-width-relative:margin" coordsize="57058,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">
                <v:shape id="Picture 25" o:spid="_x0000_s1027" type="#_x0000_t75" style="position:absolute;width:45085;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" strokeweight=".25pt">
                  <v:imagedata r:id="rId48" o:title="" cropbottom="2114f"/>
                </v:shape>
                <v:shape id="Picture 30" o:spid="_x0000_s1028" type="#_x0000_t75" style="position:absolute;left:45127;width:11931;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" strokeweight=".25pt">
                  <v:stroke joinstyle="round"/>
                  <v:imagedata r:id="rId49" o:title="" croptop="1691f" cropleft="51891f"/>
                </v:shape>
                <v:shape id="Picture 30" o:spid="_x0000_s1029" type="#_x0000_t75" style="position:absolute;left:40788;top:994;width:15856;height:1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" strokeweight=".25pt">
                  <v:stroke joinstyle="round"/>
                  <v:imagedata r:id="rId49" o:title="" croptop="5824f" cropbottom="14064f" cropleft="46941f" cropright="461f"/>
                </v:shape>
                <v:rect id="Rectangle 31" o:spid="_x0000_s1030" style="position:absolute;left:40005;top:11874;width:8668;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" fillcolor="white [3212]" stroked="f" strokeweight="1.5pt"/>
                <v:rect id="Rectangle 31" o:spid="_x0000_s1031" style="position:absolute;left:39412;top:148;width:8668;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" fillcolor="white [3212]" stroked="f" strokeweight="1.5pt"/>
                <w10:wrap anchorx="margin"/>
              </v:group>
            </w:pict>
          </mc:Fallback>
        </mc:AlternateContent>
      </w:r>
    </w:p>
    <w:p w14:paraId="4611F0BA" w14:textId="24109DD0" w:rsidR="00BB5A1C" w:rsidRDefault="00BB5A1C" w:rsidP="00B87F87">
      <w:pPr>
        <w:spacing w:after="120"/>
        <w:ind w:firstLine="720"/>
        <w:jc w:val="both"/>
      </w:pPr>
    </w:p>
    <w:p w14:paraId="5444AE1A" w14:textId="61190CF3" w:rsidR="00BB5A1C" w:rsidRDefault="00BB5A1C" w:rsidP="00B87F87">
      <w:pPr>
        <w:spacing w:after="120"/>
        <w:ind w:firstLine="720"/>
        <w:jc w:val="both"/>
      </w:pPr>
    </w:p>
    <w:p w14:paraId="20ACB7DF" w14:textId="77777777" w:rsidR="00BB5A1C" w:rsidRDefault="00BB5A1C" w:rsidP="00B87F87">
      <w:pPr>
        <w:spacing w:after="120"/>
        <w:ind w:firstLine="720"/>
        <w:jc w:val="both"/>
      </w:pPr>
    </w:p>
    <w:p w14:paraId="159AF7C1" w14:textId="77777777" w:rsidR="00BB5A1C" w:rsidRDefault="00BB5A1C" w:rsidP="00B87F87">
      <w:pPr>
        <w:spacing w:after="120"/>
        <w:ind w:firstLine="720"/>
        <w:jc w:val="both"/>
      </w:pPr>
    </w:p>
    <w:p w14:paraId="5642CB38" w14:textId="77777777" w:rsidR="00BB5A1C" w:rsidRDefault="00BB5A1C" w:rsidP="00B87F87">
      <w:pPr>
        <w:spacing w:after="120"/>
        <w:ind w:firstLine="720"/>
        <w:jc w:val="both"/>
      </w:pPr>
    </w:p>
    <w:p w14:paraId="1BC7FDC9" w14:textId="77777777" w:rsidR="00BB5A1C" w:rsidRDefault="00BB5A1C" w:rsidP="00B87F87">
      <w:pPr>
        <w:spacing w:after="120"/>
        <w:ind w:firstLine="720"/>
        <w:jc w:val="both"/>
      </w:pPr>
    </w:p>
    <w:p w14:paraId="5AC8C913" w14:textId="08D8725A" w:rsidR="00A1014A" w:rsidRDefault="00C622DE" w:rsidP="00B87F87">
      <w:pPr>
        <w:spacing w:after="120"/>
        <w:ind w:firstLine="720"/>
        <w:jc w:val="both"/>
      </w:pPr>
      <w:r>
        <w:rPr>
          <w:noProof/>
        </w:rPr>
        <mc:AlternateContent>
          <mc:Choice Requires="wps">
            <w:drawing>
              <wp:anchor distT="0" distB="0" distL="114300" distR="114300" simplePos="0" relativeHeight="251606016" behindDoc="0" locked="0" layoutInCell="1" allowOverlap="1" wp14:anchorId="6F53CFD8" wp14:editId="612D332F">
                <wp:simplePos x="0" y="0"/>
                <wp:positionH relativeFrom="margin">
                  <wp:posOffset>1567815</wp:posOffset>
                </wp:positionH>
                <wp:positionV relativeFrom="paragraph">
                  <wp:posOffset>369993</wp:posOffset>
                </wp:positionV>
                <wp:extent cx="2626360" cy="635"/>
                <wp:effectExtent l="0" t="0" r="2540" b="8255"/>
                <wp:wrapTopAndBottom/>
                <wp:docPr id="1808674503" name="Text Box 1"/>
                <wp:cNvGraphicFramePr/>
                <a:graphic xmlns:a="http://schemas.openxmlformats.org/drawingml/2006/main">
                  <a:graphicData uri="http://schemas.microsoft.com/office/word/2010/wordprocessingShape">
                    <wps:wsp>
                      <wps:cNvSpPr txBox="1"/>
                      <wps:spPr>
                        <a:xfrm>
                          <a:off x="0" y="0"/>
                          <a:ext cx="2626360" cy="635"/>
                        </a:xfrm>
                        <a:prstGeom prst="rect">
                          <a:avLst/>
                        </a:prstGeom>
                        <a:solidFill>
                          <a:prstClr val="white"/>
                        </a:solidFill>
                        <a:ln>
                          <a:noFill/>
                        </a:ln>
                      </wps:spPr>
                      <wps:txbx>
                        <w:txbxContent>
                          <w:p w14:paraId="1CB781A6" w14:textId="23E5802E" w:rsidR="005165B0" w:rsidRPr="00DB7606" w:rsidRDefault="005165B0" w:rsidP="005165B0">
                            <w:pPr>
                              <w:pStyle w:val="Caption"/>
                              <w:rPr>
                                <w:b/>
                                <w:bCs/>
                                <w:i w:val="0"/>
                                <w:iCs w:val="0"/>
                                <w:noProof/>
                                <w:color w:val="auto"/>
                                <w:sz w:val="20"/>
                                <w:szCs w:val="20"/>
                              </w:rPr>
                            </w:pPr>
                            <w:bookmarkStart w:id="50" w:name="_Toc236912936"/>
                            <w:r w:rsidRPr="00DB7606">
                              <w:rPr>
                                <w:b/>
                                <w:bCs/>
                                <w:i w:val="0"/>
                                <w:iCs w:val="0"/>
                                <w:color w:val="auto"/>
                              </w:rPr>
                              <w:t xml:space="preserve">Figure </w:t>
                            </w:r>
                            <w:r w:rsidRPr="00DB7606">
                              <w:rPr>
                                <w:b/>
                                <w:bCs/>
                                <w:i w:val="0"/>
                                <w:iCs w:val="0"/>
                                <w:color w:val="auto"/>
                              </w:rPr>
                              <w:fldChar w:fldCharType="begin"/>
                            </w:r>
                            <w:r w:rsidRPr="00DB7606">
                              <w:rPr>
                                <w:b/>
                                <w:bCs/>
                                <w:i w:val="0"/>
                                <w:iCs w:val="0"/>
                                <w:color w:val="auto"/>
                              </w:rPr>
                              <w:instrText xml:space="preserve"> SEQ Figure \* ARABIC </w:instrText>
                            </w:r>
                            <w:r w:rsidRPr="00DB7606">
                              <w:rPr>
                                <w:b/>
                                <w:bCs/>
                                <w:i w:val="0"/>
                                <w:iCs w:val="0"/>
                                <w:color w:val="auto"/>
                              </w:rPr>
                              <w:fldChar w:fldCharType="separate"/>
                            </w:r>
                            <w:r w:rsidR="00026CD4">
                              <w:rPr>
                                <w:b/>
                                <w:bCs/>
                                <w:i w:val="0"/>
                                <w:iCs w:val="0"/>
                                <w:noProof/>
                                <w:color w:val="auto"/>
                              </w:rPr>
                              <w:t>20</w:t>
                            </w:r>
                            <w:r w:rsidRPr="00DB7606">
                              <w:rPr>
                                <w:b/>
                                <w:bCs/>
                                <w:i w:val="0"/>
                                <w:iCs w:val="0"/>
                                <w:color w:val="auto"/>
                              </w:rPr>
                              <w:fldChar w:fldCharType="end"/>
                            </w:r>
                            <w:r w:rsidR="00DB7606">
                              <w:rPr>
                                <w:b/>
                                <w:bCs/>
                                <w:i w:val="0"/>
                                <w:iCs w:val="0"/>
                                <w:color w:val="auto"/>
                              </w:rPr>
                              <w:t>:</w:t>
                            </w:r>
                            <w:r w:rsidRPr="00DB7606">
                              <w:rPr>
                                <w:b/>
                                <w:bCs/>
                                <w:i w:val="0"/>
                                <w:iCs w:val="0"/>
                                <w:color w:val="auto"/>
                              </w:rPr>
                              <w:t xml:space="preserve"> </w:t>
                            </w:r>
                            <w:r w:rsidR="000A0C96" w:rsidRPr="000A0C96">
                              <w:rPr>
                                <w:b/>
                                <w:bCs/>
                                <w:i w:val="0"/>
                                <w:iCs w:val="0"/>
                                <w:color w:val="auto"/>
                              </w:rPr>
                              <w:t>Bahrain Population (Worldometer, 2026)</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53CFD8" id="_x0000_s1041" type="#_x0000_t202" style="position:absolute;left:0;text-align:left;margin-left:123.45pt;margin-top:29.15pt;width:206.8pt;height:.05pt;z-index:251606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09AGA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" stroked="f">
                <v:textbox style="mso-fit-shape-to-text:t" inset="0,0,0,0">
                  <w:txbxContent>
                    <w:p w14:paraId="1CB781A6" w14:textId="23E5802E" w:rsidR="005165B0" w:rsidRPr="00DB7606" w:rsidRDefault="005165B0" w:rsidP="005165B0">
                      <w:pPr>
                        <w:pStyle w:val="Caption"/>
                        <w:rPr>
                          <w:b/>
                          <w:bCs/>
                          <w:i w:val="0"/>
                          <w:iCs w:val="0"/>
                          <w:noProof/>
                          <w:color w:val="auto"/>
                          <w:sz w:val="20"/>
                          <w:szCs w:val="20"/>
                        </w:rPr>
                      </w:pPr>
                      <w:bookmarkStart w:id="65" w:name="_Toc236912936"/>
                      <w:r w:rsidRPr="00DB7606">
                        <w:rPr>
                          <w:b/>
                          <w:bCs/>
                          <w:i w:val="0"/>
                          <w:iCs w:val="0"/>
                          <w:color w:val="auto"/>
                        </w:rPr>
                        <w:t xml:space="preserve">Figure </w:t>
                      </w:r>
                      <w:r w:rsidRPr="00DB7606">
                        <w:rPr>
                          <w:b/>
                          <w:bCs/>
                          <w:i w:val="0"/>
                          <w:iCs w:val="0"/>
                          <w:color w:val="auto"/>
                        </w:rPr>
                        <w:fldChar w:fldCharType="begin"/>
                      </w:r>
                      <w:r w:rsidRPr="00DB7606">
                        <w:rPr>
                          <w:b/>
                          <w:bCs/>
                          <w:i w:val="0"/>
                          <w:iCs w:val="0"/>
                          <w:color w:val="auto"/>
                        </w:rPr>
                        <w:instrText xml:space="preserve"> SEQ Figure \* ARABIC </w:instrText>
                      </w:r>
                      <w:r w:rsidRPr="00DB7606">
                        <w:rPr>
                          <w:b/>
                          <w:bCs/>
                          <w:i w:val="0"/>
                          <w:iCs w:val="0"/>
                          <w:color w:val="auto"/>
                        </w:rPr>
                        <w:fldChar w:fldCharType="separate"/>
                      </w:r>
                      <w:r w:rsidR="00026CD4">
                        <w:rPr>
                          <w:b/>
                          <w:bCs/>
                          <w:i w:val="0"/>
                          <w:iCs w:val="0"/>
                          <w:noProof/>
                          <w:color w:val="auto"/>
                        </w:rPr>
                        <w:t>20</w:t>
                      </w:r>
                      <w:r w:rsidRPr="00DB7606">
                        <w:rPr>
                          <w:b/>
                          <w:bCs/>
                          <w:i w:val="0"/>
                          <w:iCs w:val="0"/>
                          <w:color w:val="auto"/>
                        </w:rPr>
                        <w:fldChar w:fldCharType="end"/>
                      </w:r>
                      <w:r w:rsidR="00DB7606">
                        <w:rPr>
                          <w:b/>
                          <w:bCs/>
                          <w:i w:val="0"/>
                          <w:iCs w:val="0"/>
                          <w:color w:val="auto"/>
                        </w:rPr>
                        <w:t>:</w:t>
                      </w:r>
                      <w:r w:rsidRPr="00DB7606">
                        <w:rPr>
                          <w:b/>
                          <w:bCs/>
                          <w:i w:val="0"/>
                          <w:iCs w:val="0"/>
                          <w:color w:val="auto"/>
                        </w:rPr>
                        <w:t xml:space="preserve"> </w:t>
                      </w:r>
                      <w:r w:rsidR="000A0C96" w:rsidRPr="000A0C96">
                        <w:rPr>
                          <w:b/>
                          <w:bCs/>
                          <w:i w:val="0"/>
                          <w:iCs w:val="0"/>
                          <w:color w:val="auto"/>
                        </w:rPr>
                        <w:t>Bahrain Population (Worldometer, 2026)</w:t>
                      </w:r>
                      <w:bookmarkEnd w:id="65"/>
                    </w:p>
                  </w:txbxContent>
                </v:textbox>
                <w10:wrap type="topAndBottom" anchorx="margin"/>
              </v:shape>
            </w:pict>
          </mc:Fallback>
        </mc:AlternateContent>
      </w:r>
    </w:p>
    <w:p w14:paraId="5B4BF842" w14:textId="77777777" w:rsidR="00EC6167" w:rsidRDefault="00EC6167" w:rsidP="00B87F87">
      <w:pPr>
        <w:spacing w:after="120"/>
        <w:ind w:firstLine="720"/>
        <w:jc w:val="both"/>
      </w:pPr>
    </w:p>
    <w:p w14:paraId="60AC6661" w14:textId="77777777" w:rsidR="00DA34AA" w:rsidRDefault="00DA34AA" w:rsidP="00B87F87">
      <w:pPr>
        <w:spacing w:after="120"/>
        <w:ind w:firstLine="720"/>
        <w:jc w:val="both"/>
      </w:pPr>
    </w:p>
    <w:p w14:paraId="52020886" w14:textId="77777777" w:rsidR="00DA34AA" w:rsidRDefault="00DA34AA" w:rsidP="00B87F87">
      <w:pPr>
        <w:spacing w:after="120"/>
        <w:ind w:firstLine="720"/>
        <w:jc w:val="both"/>
      </w:pPr>
    </w:p>
    <w:p w14:paraId="6B5A7105" w14:textId="0258A0B3" w:rsidR="000932EE" w:rsidRPr="00DA34AA" w:rsidRDefault="002078B1" w:rsidP="00B87F87">
      <w:pPr>
        <w:spacing w:after="120"/>
        <w:ind w:firstLine="720"/>
        <w:jc w:val="both"/>
        <w:rPr>
          <w:sz w:val="22"/>
          <w:szCs w:val="22"/>
        </w:rPr>
      </w:pPr>
      <w:r w:rsidRPr="00DA34AA">
        <w:rPr>
          <w:sz w:val="22"/>
          <w:szCs w:val="22"/>
        </w:rPr>
        <w:lastRenderedPageBreak/>
        <w:t xml:space="preserve">For the end-user survey, the required sample size was calculated using the SurveyMonkey Sample Size Calculator (SurveyMonkey, n.d.). </w:t>
      </w:r>
      <w:r w:rsidR="008C097F" w:rsidRPr="00DA34AA">
        <w:rPr>
          <w:sz w:val="22"/>
          <w:szCs w:val="22"/>
        </w:rPr>
        <w:t>Based on Bahrain's estimated population of 1,684,098 (Worldometer, 2026; See Figure 20)</w:t>
      </w:r>
      <w:r w:rsidR="008F462A" w:rsidRPr="00DA34AA">
        <w:rPr>
          <w:sz w:val="22"/>
          <w:szCs w:val="22"/>
        </w:rPr>
        <w:t xml:space="preserve">, </w:t>
      </w:r>
      <w:r w:rsidR="007B6BD4" w:rsidRPr="00DA34AA">
        <w:rPr>
          <w:sz w:val="22"/>
          <w:szCs w:val="22"/>
        </w:rPr>
        <w:t>a minimum sample size of 89 participants was calculated using an 80% confidence level and a 6.8% margin of error</w:t>
      </w:r>
      <w:r w:rsidR="00E41EDA" w:rsidRPr="00DA34AA">
        <w:rPr>
          <w:sz w:val="22"/>
          <w:szCs w:val="22"/>
        </w:rPr>
        <w:t xml:space="preserve"> (As shown in Figure </w:t>
      </w:r>
      <w:r w:rsidR="000F0120" w:rsidRPr="00DA34AA">
        <w:rPr>
          <w:sz w:val="22"/>
          <w:szCs w:val="22"/>
        </w:rPr>
        <w:t>2</w:t>
      </w:r>
      <w:r w:rsidR="00C34B21" w:rsidRPr="00DA34AA">
        <w:rPr>
          <w:sz w:val="22"/>
          <w:szCs w:val="22"/>
        </w:rPr>
        <w:t>1</w:t>
      </w:r>
      <w:r w:rsidR="00E41EDA" w:rsidRPr="00DA34AA">
        <w:rPr>
          <w:sz w:val="22"/>
          <w:szCs w:val="22"/>
        </w:rPr>
        <w:t>)</w:t>
      </w:r>
      <w:r w:rsidR="007B6BD4" w:rsidRPr="00DA34AA">
        <w:rPr>
          <w:sz w:val="22"/>
          <w:szCs w:val="22"/>
        </w:rPr>
        <w:t xml:space="preserve">. This sample size was considered sufficient to provide representative insights for the study while remaining feasible within the project's timeframe. </w:t>
      </w:r>
    </w:p>
    <w:p w14:paraId="61BBCD90" w14:textId="55720944" w:rsidR="000A0A72" w:rsidRDefault="00A1014A" w:rsidP="00B87F87">
      <w:pPr>
        <w:spacing w:after="120"/>
        <w:ind w:firstLine="720"/>
        <w:jc w:val="both"/>
      </w:pPr>
      <w:r w:rsidRPr="00A079A4">
        <w:rPr>
          <w:noProof/>
        </w:rPr>
        <w:drawing>
          <wp:anchor distT="0" distB="0" distL="114300" distR="114300" simplePos="0" relativeHeight="251673600" behindDoc="0" locked="0" layoutInCell="1" allowOverlap="1" wp14:anchorId="2F0AEC4B" wp14:editId="6AAE8A4A">
            <wp:simplePos x="0" y="0"/>
            <wp:positionH relativeFrom="margin">
              <wp:posOffset>-1270</wp:posOffset>
            </wp:positionH>
            <wp:positionV relativeFrom="paragraph">
              <wp:posOffset>156845</wp:posOffset>
            </wp:positionV>
            <wp:extent cx="5731510" cy="1793875"/>
            <wp:effectExtent l="0" t="0" r="2540" b="0"/>
            <wp:wrapTopAndBottom/>
            <wp:docPr id="2666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30181" name=""/>
                    <pic:cNvPicPr/>
                  </pic:nvPicPr>
                  <pic:blipFill rotWithShape="1">
                    <a:blip r:embed="rId50" cstate="print">
                      <a:extLst>
                        <a:ext uri="{28A0092B-C50C-407E-A947-70E740481C1C}">
                          <a14:useLocalDpi xmlns:a14="http://schemas.microsoft.com/office/drawing/2010/main" val="0"/>
                        </a:ext>
                      </a:extLst>
                    </a:blip>
                    <a:srcRect t="9018"/>
                    <a:stretch>
                      <a:fillRect/>
                    </a:stretch>
                  </pic:blipFill>
                  <pic:spPr bwMode="auto">
                    <a:xfrm>
                      <a:off x="0" y="0"/>
                      <a:ext cx="5731510" cy="1793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595776" behindDoc="0" locked="0" layoutInCell="1" allowOverlap="1" wp14:anchorId="46225F0A" wp14:editId="1296ACFC">
                <wp:simplePos x="0" y="0"/>
                <wp:positionH relativeFrom="margin">
                  <wp:align>right</wp:align>
                </wp:positionH>
                <wp:positionV relativeFrom="paragraph">
                  <wp:posOffset>2032846</wp:posOffset>
                </wp:positionV>
                <wp:extent cx="5731510" cy="635"/>
                <wp:effectExtent l="0" t="0" r="2540" b="8255"/>
                <wp:wrapTopAndBottom/>
                <wp:docPr id="103837560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2BEF8F" w14:textId="1249C40B" w:rsidR="000F0120" w:rsidRPr="00C34B21" w:rsidRDefault="000F0120" w:rsidP="000F0120">
                            <w:pPr>
                              <w:pStyle w:val="Caption"/>
                              <w:jc w:val="center"/>
                              <w:rPr>
                                <w:b/>
                                <w:bCs/>
                                <w:i w:val="0"/>
                                <w:iCs w:val="0"/>
                                <w:color w:val="auto"/>
                                <w:sz w:val="20"/>
                                <w:szCs w:val="20"/>
                              </w:rPr>
                            </w:pPr>
                            <w:bookmarkStart w:id="51" w:name="_Toc236912937"/>
                            <w:r w:rsidRPr="00C34B21">
                              <w:rPr>
                                <w:b/>
                                <w:bCs/>
                                <w:i w:val="0"/>
                                <w:iCs w:val="0"/>
                                <w:color w:val="auto"/>
                              </w:rPr>
                              <w:t xml:space="preserve">Figure </w:t>
                            </w:r>
                            <w:r w:rsidRPr="00C34B21">
                              <w:rPr>
                                <w:b/>
                                <w:bCs/>
                                <w:i w:val="0"/>
                                <w:iCs w:val="0"/>
                                <w:color w:val="auto"/>
                              </w:rPr>
                              <w:fldChar w:fldCharType="begin"/>
                            </w:r>
                            <w:r w:rsidRPr="00C34B21">
                              <w:rPr>
                                <w:b/>
                                <w:bCs/>
                                <w:i w:val="0"/>
                                <w:iCs w:val="0"/>
                                <w:color w:val="auto"/>
                              </w:rPr>
                              <w:instrText xml:space="preserve"> SEQ Figure \* ARABIC </w:instrText>
                            </w:r>
                            <w:r w:rsidRPr="00C34B21">
                              <w:rPr>
                                <w:b/>
                                <w:bCs/>
                                <w:i w:val="0"/>
                                <w:iCs w:val="0"/>
                                <w:color w:val="auto"/>
                              </w:rPr>
                              <w:fldChar w:fldCharType="separate"/>
                            </w:r>
                            <w:r w:rsidR="00026CD4">
                              <w:rPr>
                                <w:b/>
                                <w:bCs/>
                                <w:i w:val="0"/>
                                <w:iCs w:val="0"/>
                                <w:noProof/>
                                <w:color w:val="auto"/>
                              </w:rPr>
                              <w:t>21</w:t>
                            </w:r>
                            <w:r w:rsidRPr="00C34B21">
                              <w:rPr>
                                <w:b/>
                                <w:bCs/>
                                <w:i w:val="0"/>
                                <w:iCs w:val="0"/>
                                <w:color w:val="auto"/>
                              </w:rPr>
                              <w:fldChar w:fldCharType="end"/>
                            </w:r>
                            <w:r w:rsidRPr="00C34B21">
                              <w:rPr>
                                <w:b/>
                                <w:bCs/>
                                <w:i w:val="0"/>
                                <w:iCs w:val="0"/>
                                <w:color w:val="auto"/>
                              </w:rPr>
                              <w:t xml:space="preserve">: </w:t>
                            </w:r>
                            <w:r w:rsidR="00E61AB2" w:rsidRPr="00E61AB2">
                              <w:rPr>
                                <w:b/>
                                <w:bCs/>
                                <w:i w:val="0"/>
                                <w:iCs w:val="0"/>
                                <w:color w:val="auto"/>
                              </w:rPr>
                              <w:t>Sample Size Calculation for the End-User Survey</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25F0A" id="_x0000_s1042" type="#_x0000_t202" style="position:absolute;left:0;text-align:left;margin-left:400.1pt;margin-top:160.05pt;width:451.3pt;height:.05pt;z-index:2515957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Xq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8XY2n1F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" stroked="f">
                <v:textbox style="mso-fit-shape-to-text:t" inset="0,0,0,0">
                  <w:txbxContent>
                    <w:p w14:paraId="282BEF8F" w14:textId="1249C40B" w:rsidR="000F0120" w:rsidRPr="00C34B21" w:rsidRDefault="000F0120" w:rsidP="000F0120">
                      <w:pPr>
                        <w:pStyle w:val="Caption"/>
                        <w:jc w:val="center"/>
                        <w:rPr>
                          <w:b/>
                          <w:bCs/>
                          <w:i w:val="0"/>
                          <w:iCs w:val="0"/>
                          <w:color w:val="auto"/>
                          <w:sz w:val="20"/>
                          <w:szCs w:val="20"/>
                        </w:rPr>
                      </w:pPr>
                      <w:bookmarkStart w:id="67" w:name="_Toc236912937"/>
                      <w:r w:rsidRPr="00C34B21">
                        <w:rPr>
                          <w:b/>
                          <w:bCs/>
                          <w:i w:val="0"/>
                          <w:iCs w:val="0"/>
                          <w:color w:val="auto"/>
                        </w:rPr>
                        <w:t xml:space="preserve">Figure </w:t>
                      </w:r>
                      <w:r w:rsidRPr="00C34B21">
                        <w:rPr>
                          <w:b/>
                          <w:bCs/>
                          <w:i w:val="0"/>
                          <w:iCs w:val="0"/>
                          <w:color w:val="auto"/>
                        </w:rPr>
                        <w:fldChar w:fldCharType="begin"/>
                      </w:r>
                      <w:r w:rsidRPr="00C34B21">
                        <w:rPr>
                          <w:b/>
                          <w:bCs/>
                          <w:i w:val="0"/>
                          <w:iCs w:val="0"/>
                          <w:color w:val="auto"/>
                        </w:rPr>
                        <w:instrText xml:space="preserve"> SEQ Figure \* ARABIC </w:instrText>
                      </w:r>
                      <w:r w:rsidRPr="00C34B21">
                        <w:rPr>
                          <w:b/>
                          <w:bCs/>
                          <w:i w:val="0"/>
                          <w:iCs w:val="0"/>
                          <w:color w:val="auto"/>
                        </w:rPr>
                        <w:fldChar w:fldCharType="separate"/>
                      </w:r>
                      <w:r w:rsidR="00026CD4">
                        <w:rPr>
                          <w:b/>
                          <w:bCs/>
                          <w:i w:val="0"/>
                          <w:iCs w:val="0"/>
                          <w:noProof/>
                          <w:color w:val="auto"/>
                        </w:rPr>
                        <w:t>21</w:t>
                      </w:r>
                      <w:r w:rsidRPr="00C34B21">
                        <w:rPr>
                          <w:b/>
                          <w:bCs/>
                          <w:i w:val="0"/>
                          <w:iCs w:val="0"/>
                          <w:color w:val="auto"/>
                        </w:rPr>
                        <w:fldChar w:fldCharType="end"/>
                      </w:r>
                      <w:r w:rsidRPr="00C34B21">
                        <w:rPr>
                          <w:b/>
                          <w:bCs/>
                          <w:i w:val="0"/>
                          <w:iCs w:val="0"/>
                          <w:color w:val="auto"/>
                        </w:rPr>
                        <w:t xml:space="preserve">: </w:t>
                      </w:r>
                      <w:r w:rsidR="00E61AB2" w:rsidRPr="00E61AB2">
                        <w:rPr>
                          <w:b/>
                          <w:bCs/>
                          <w:i w:val="0"/>
                          <w:iCs w:val="0"/>
                          <w:color w:val="auto"/>
                        </w:rPr>
                        <w:t>Sample Size Calculation for the End-User Survey</w:t>
                      </w:r>
                      <w:bookmarkEnd w:id="67"/>
                    </w:p>
                  </w:txbxContent>
                </v:textbox>
                <w10:wrap type="topAndBottom" anchorx="margin"/>
              </v:shape>
            </w:pict>
          </mc:Fallback>
        </mc:AlternateContent>
      </w:r>
    </w:p>
    <w:p w14:paraId="0A10FE29" w14:textId="25954D65" w:rsidR="00A079A4" w:rsidRDefault="00A079A4" w:rsidP="00B87F87">
      <w:pPr>
        <w:spacing w:after="120"/>
        <w:ind w:firstLine="720"/>
        <w:jc w:val="both"/>
      </w:pPr>
    </w:p>
    <w:p w14:paraId="575DF19A" w14:textId="0401CF69" w:rsidR="000932EE" w:rsidRDefault="000932EE" w:rsidP="00B87F87">
      <w:pPr>
        <w:spacing w:after="120"/>
        <w:jc w:val="both"/>
      </w:pPr>
    </w:p>
    <w:p w14:paraId="0E7CE98D" w14:textId="729BFC77" w:rsidR="008F462A" w:rsidRDefault="008F462A" w:rsidP="00B87F87">
      <w:pPr>
        <w:spacing w:after="120"/>
        <w:jc w:val="both"/>
      </w:pPr>
    </w:p>
    <w:p w14:paraId="6531578A" w14:textId="04ECC0EA" w:rsidR="008F462A" w:rsidRDefault="008F462A" w:rsidP="00B87F87">
      <w:pPr>
        <w:jc w:val="both"/>
      </w:pPr>
      <w:r>
        <w:br w:type="page"/>
      </w:r>
    </w:p>
    <w:p w14:paraId="692D0EC7" w14:textId="1D1D2C8E" w:rsidR="000932EE" w:rsidRPr="004E7AE7" w:rsidRDefault="008F462A" w:rsidP="00B87F87">
      <w:pPr>
        <w:jc w:val="both"/>
        <w:rPr>
          <w:b/>
          <w:bCs/>
          <w:sz w:val="26"/>
          <w:szCs w:val="26"/>
        </w:rPr>
      </w:pPr>
      <w:r w:rsidRPr="004E7AE7">
        <w:rPr>
          <w:b/>
          <w:bCs/>
          <w:sz w:val="26"/>
          <w:szCs w:val="26"/>
        </w:rPr>
        <w:lastRenderedPageBreak/>
        <w:t xml:space="preserve">3.4.1 </w:t>
      </w:r>
      <w:r w:rsidR="004E207C" w:rsidRPr="004E7AE7">
        <w:rPr>
          <w:b/>
          <w:bCs/>
          <w:sz w:val="26"/>
          <w:szCs w:val="26"/>
        </w:rPr>
        <w:t>Participant Overview</w:t>
      </w:r>
    </w:p>
    <w:p w14:paraId="2587941C" w14:textId="674E4BC9" w:rsidR="00CD5634" w:rsidRPr="00C02D7B" w:rsidRDefault="00B2347E" w:rsidP="00B87F87">
      <w:pPr>
        <w:spacing w:after="120"/>
        <w:ind w:firstLine="720"/>
        <w:jc w:val="both"/>
        <w:rPr>
          <w:sz w:val="22"/>
          <w:szCs w:val="22"/>
        </w:rPr>
      </w:pPr>
      <w:r w:rsidRPr="00DA34AA">
        <w:rPr>
          <w:sz w:val="22"/>
          <w:szCs w:val="22"/>
        </w:rPr>
        <w:t>Table 1 summarizes the planned and completed participant recruitment for both stakeholder and end-user surveys. A total of 14 responses were collected from PHC staff and project stakeholders out of the 20 planned participants. For the end-user survey, 74 valid responses were obtained from users of the Sehati application, MyGov application, and Ministry of Health (MOH) website, representing 83.1% of the planned sample size (74 out of 89). Although the stakeholder and end-user target sample sizes were not fully achieved, the collected responses provided sufficient insights to support the user requirements analysis and design decisions for the proposed Naraak platform</w:t>
      </w:r>
      <w:r w:rsidR="006C60EF" w:rsidRPr="00DA34AA">
        <w:rPr>
          <w:sz w:val="22"/>
          <w:szCs w:val="22"/>
        </w:rPr>
        <w:t>.</w:t>
      </w:r>
    </w:p>
    <w:p w14:paraId="5BEE6EE3" w14:textId="77777777" w:rsidR="005077D0" w:rsidRPr="00C02D7B" w:rsidRDefault="005077D0" w:rsidP="00B87F87">
      <w:pPr>
        <w:spacing w:after="120"/>
        <w:ind w:firstLine="720"/>
        <w:jc w:val="both"/>
        <w:rPr>
          <w:sz w:val="22"/>
          <w:szCs w:val="22"/>
        </w:rPr>
      </w:pPr>
    </w:p>
    <w:tbl>
      <w:tblPr>
        <w:tblpPr w:leftFromText="180" w:rightFromText="180" w:vertAnchor="text" w:horzAnchor="margin" w:tblpY="87"/>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2000"/>
        <w:gridCol w:w="1775"/>
      </w:tblGrid>
      <w:tr w:rsidR="004E207C" w14:paraId="7E39909F" w14:textId="77777777" w:rsidTr="00C15095">
        <w:trPr>
          <w:tblHeader/>
        </w:trPr>
        <w:tc>
          <w:tcPr>
            <w:tcW w:w="1800" w:type="dxa"/>
            <w:shd w:val="clear" w:color="auto" w:fill="153D63" w:themeFill="text2" w:themeFillTint="E6"/>
            <w:vAlign w:val="center"/>
          </w:tcPr>
          <w:p w14:paraId="61C448B9" w14:textId="77777777" w:rsidR="004E207C" w:rsidRPr="00C15095" w:rsidRDefault="004E207C" w:rsidP="00B87F87">
            <w:pPr>
              <w:jc w:val="both"/>
              <w:rPr>
                <w:color w:val="FFFFFF" w:themeColor="background1"/>
              </w:rPr>
            </w:pPr>
            <w:r w:rsidRPr="00C15095">
              <w:rPr>
                <w:b/>
                <w:bCs/>
                <w:color w:val="FFFFFF" w:themeColor="background1"/>
              </w:rPr>
              <w:t>Method</w:t>
            </w:r>
          </w:p>
        </w:tc>
        <w:tc>
          <w:tcPr>
            <w:tcW w:w="3600" w:type="dxa"/>
            <w:shd w:val="clear" w:color="auto" w:fill="153D63" w:themeFill="text2" w:themeFillTint="E6"/>
            <w:vAlign w:val="center"/>
          </w:tcPr>
          <w:p w14:paraId="4226C024" w14:textId="77777777" w:rsidR="004E207C" w:rsidRPr="00C15095" w:rsidRDefault="004E207C" w:rsidP="00B87F87">
            <w:pPr>
              <w:jc w:val="both"/>
              <w:rPr>
                <w:color w:val="FFFFFF" w:themeColor="background1"/>
              </w:rPr>
            </w:pPr>
            <w:r w:rsidRPr="00C15095">
              <w:rPr>
                <w:b/>
                <w:bCs/>
                <w:color w:val="FFFFFF" w:themeColor="background1"/>
              </w:rPr>
              <w:t>Target Participants</w:t>
            </w:r>
          </w:p>
        </w:tc>
        <w:tc>
          <w:tcPr>
            <w:tcW w:w="2000" w:type="dxa"/>
            <w:shd w:val="clear" w:color="auto" w:fill="153D63" w:themeFill="text2" w:themeFillTint="E6"/>
            <w:vAlign w:val="center"/>
          </w:tcPr>
          <w:p w14:paraId="63A6043C" w14:textId="77777777" w:rsidR="004E207C" w:rsidRPr="00C15095" w:rsidRDefault="004E207C" w:rsidP="00B87F87">
            <w:pPr>
              <w:jc w:val="both"/>
              <w:rPr>
                <w:color w:val="FFFFFF" w:themeColor="background1"/>
              </w:rPr>
            </w:pPr>
            <w:r w:rsidRPr="00C15095">
              <w:rPr>
                <w:b/>
                <w:bCs/>
                <w:color w:val="FFFFFF" w:themeColor="background1"/>
              </w:rPr>
              <w:t>Number Planned</w:t>
            </w:r>
          </w:p>
        </w:tc>
        <w:tc>
          <w:tcPr>
            <w:tcW w:w="1775" w:type="dxa"/>
            <w:shd w:val="clear" w:color="auto" w:fill="153D63" w:themeFill="text2" w:themeFillTint="E6"/>
            <w:vAlign w:val="center"/>
          </w:tcPr>
          <w:p w14:paraId="72FD65DC" w14:textId="77777777" w:rsidR="004E207C" w:rsidRPr="00C15095" w:rsidRDefault="004E207C" w:rsidP="00B87F87">
            <w:pPr>
              <w:jc w:val="both"/>
              <w:rPr>
                <w:color w:val="FFFFFF" w:themeColor="background1"/>
              </w:rPr>
            </w:pPr>
            <w:r w:rsidRPr="00C15095">
              <w:rPr>
                <w:b/>
                <w:bCs/>
                <w:color w:val="FFFFFF" w:themeColor="background1"/>
              </w:rPr>
              <w:t>Number Completed</w:t>
            </w:r>
          </w:p>
        </w:tc>
      </w:tr>
      <w:tr w:rsidR="004E207C" w14:paraId="2F188D83" w14:textId="77777777" w:rsidTr="00A1014A">
        <w:tc>
          <w:tcPr>
            <w:tcW w:w="1800" w:type="dxa"/>
            <w:vAlign w:val="center"/>
          </w:tcPr>
          <w:p w14:paraId="016E0C97" w14:textId="77777777" w:rsidR="004E207C" w:rsidRDefault="004E207C" w:rsidP="00B87F87">
            <w:pPr>
              <w:jc w:val="both"/>
            </w:pPr>
            <w:r>
              <w:t>Survey</w:t>
            </w:r>
          </w:p>
        </w:tc>
        <w:tc>
          <w:tcPr>
            <w:tcW w:w="3600" w:type="dxa"/>
            <w:vAlign w:val="center"/>
          </w:tcPr>
          <w:p w14:paraId="75E5B4D3" w14:textId="6E0C4A87" w:rsidR="004E207C" w:rsidRDefault="004E207C" w:rsidP="00B87F87">
            <w:pPr>
              <w:jc w:val="both"/>
            </w:pPr>
            <w:r>
              <w:t xml:space="preserve">PHC staff and </w:t>
            </w:r>
            <w:r w:rsidR="006C60EF">
              <w:t xml:space="preserve">Project </w:t>
            </w:r>
            <w:r>
              <w:t>stakeholders</w:t>
            </w:r>
          </w:p>
        </w:tc>
        <w:tc>
          <w:tcPr>
            <w:tcW w:w="2000" w:type="dxa"/>
            <w:vAlign w:val="center"/>
          </w:tcPr>
          <w:p w14:paraId="0856F6CC" w14:textId="2B3D5BC4" w:rsidR="004E207C" w:rsidRDefault="001D5171" w:rsidP="00B87F87">
            <w:pPr>
              <w:jc w:val="both"/>
            </w:pPr>
            <w:r>
              <w:t>20</w:t>
            </w:r>
          </w:p>
        </w:tc>
        <w:tc>
          <w:tcPr>
            <w:tcW w:w="1775" w:type="dxa"/>
            <w:vAlign w:val="center"/>
          </w:tcPr>
          <w:p w14:paraId="0B469D98" w14:textId="77777777" w:rsidR="004E207C" w:rsidRDefault="004E207C" w:rsidP="00B87F87">
            <w:pPr>
              <w:jc w:val="both"/>
            </w:pPr>
            <w:r>
              <w:t>14</w:t>
            </w:r>
          </w:p>
        </w:tc>
      </w:tr>
      <w:tr w:rsidR="004E207C" w14:paraId="3914D5B0" w14:textId="77777777" w:rsidTr="00A1014A">
        <w:tc>
          <w:tcPr>
            <w:tcW w:w="1800" w:type="dxa"/>
            <w:vAlign w:val="center"/>
          </w:tcPr>
          <w:p w14:paraId="5BF9A465" w14:textId="77777777" w:rsidR="004E207C" w:rsidRDefault="004E207C" w:rsidP="00B87F87">
            <w:pPr>
              <w:jc w:val="both"/>
            </w:pPr>
            <w:r>
              <w:t>Survey</w:t>
            </w:r>
          </w:p>
        </w:tc>
        <w:tc>
          <w:tcPr>
            <w:tcW w:w="3600" w:type="dxa"/>
            <w:vAlign w:val="center"/>
          </w:tcPr>
          <w:p w14:paraId="13248D50" w14:textId="49565882" w:rsidR="004E207C" w:rsidRDefault="00F17B4D" w:rsidP="00B87F87">
            <w:pPr>
              <w:jc w:val="both"/>
            </w:pPr>
            <w:r>
              <w:t>E</w:t>
            </w:r>
            <w:r w:rsidRPr="00F17B4D">
              <w:t xml:space="preserve">nd-user </w:t>
            </w:r>
            <w:r>
              <w:t>and g</w:t>
            </w:r>
            <w:r w:rsidR="004E207C" w:rsidRPr="528A2D51">
              <w:t>eneral patient population (Sehati/MyGov</w:t>
            </w:r>
            <w:r w:rsidR="004E207C">
              <w:t>/MOH</w:t>
            </w:r>
            <w:r w:rsidR="004E207C" w:rsidRPr="528A2D51">
              <w:t xml:space="preserve"> users)</w:t>
            </w:r>
          </w:p>
        </w:tc>
        <w:tc>
          <w:tcPr>
            <w:tcW w:w="2000" w:type="dxa"/>
            <w:vAlign w:val="center"/>
          </w:tcPr>
          <w:p w14:paraId="7C4DE8A3" w14:textId="77777777" w:rsidR="004E207C" w:rsidRDefault="004E207C" w:rsidP="00B87F87">
            <w:pPr>
              <w:jc w:val="both"/>
            </w:pPr>
            <w:r>
              <w:t>89</w:t>
            </w:r>
          </w:p>
        </w:tc>
        <w:tc>
          <w:tcPr>
            <w:tcW w:w="1775" w:type="dxa"/>
            <w:vAlign w:val="center"/>
          </w:tcPr>
          <w:p w14:paraId="53E2A65B" w14:textId="77777777" w:rsidR="004E207C" w:rsidRDefault="004E207C" w:rsidP="00B87F87">
            <w:pPr>
              <w:keepNext/>
              <w:jc w:val="both"/>
            </w:pPr>
            <w:r>
              <w:t>74</w:t>
            </w:r>
          </w:p>
        </w:tc>
      </w:tr>
    </w:tbl>
    <w:p w14:paraId="003079AE" w14:textId="376D16FF" w:rsidR="006C60EF" w:rsidRPr="00D22E1E" w:rsidRDefault="006C60EF" w:rsidP="001C4749">
      <w:pPr>
        <w:pStyle w:val="Caption"/>
        <w:framePr w:w="6067" w:hSpace="180" w:wrap="around" w:vAnchor="text" w:hAnchor="page" w:x="2808" w:y="1202"/>
        <w:jc w:val="center"/>
        <w:rPr>
          <w:b/>
          <w:bCs/>
          <w:i w:val="0"/>
          <w:iCs w:val="0"/>
          <w:color w:val="auto"/>
          <w:sz w:val="22"/>
          <w:szCs w:val="22"/>
        </w:rPr>
      </w:pPr>
      <w:r w:rsidRPr="00D22E1E">
        <w:rPr>
          <w:b/>
          <w:bCs/>
          <w:i w:val="0"/>
          <w:iCs w:val="0"/>
          <w:color w:val="auto"/>
          <w:sz w:val="22"/>
          <w:szCs w:val="22"/>
        </w:rPr>
        <w:t xml:space="preserve">Table </w:t>
      </w:r>
      <w:r w:rsidRPr="00D22E1E">
        <w:rPr>
          <w:b/>
          <w:bCs/>
          <w:i w:val="0"/>
          <w:iCs w:val="0"/>
          <w:color w:val="auto"/>
          <w:sz w:val="22"/>
          <w:szCs w:val="22"/>
        </w:rPr>
        <w:fldChar w:fldCharType="begin"/>
      </w:r>
      <w:r w:rsidRPr="00D22E1E">
        <w:rPr>
          <w:b/>
          <w:bCs/>
          <w:i w:val="0"/>
          <w:iCs w:val="0"/>
          <w:color w:val="auto"/>
          <w:sz w:val="22"/>
          <w:szCs w:val="22"/>
        </w:rPr>
        <w:instrText xml:space="preserve"> SEQ Table \* ARABIC </w:instrText>
      </w:r>
      <w:r w:rsidRPr="00D22E1E">
        <w:rPr>
          <w:b/>
          <w:bCs/>
          <w:i w:val="0"/>
          <w:iCs w:val="0"/>
          <w:color w:val="auto"/>
          <w:sz w:val="22"/>
          <w:szCs w:val="22"/>
        </w:rPr>
        <w:fldChar w:fldCharType="separate"/>
      </w:r>
      <w:r w:rsidRPr="00D22E1E">
        <w:rPr>
          <w:b/>
          <w:bCs/>
          <w:i w:val="0"/>
          <w:iCs w:val="0"/>
          <w:noProof/>
          <w:color w:val="auto"/>
          <w:sz w:val="22"/>
          <w:szCs w:val="22"/>
        </w:rPr>
        <w:t>1</w:t>
      </w:r>
      <w:r w:rsidRPr="00D22E1E">
        <w:rPr>
          <w:b/>
          <w:bCs/>
          <w:i w:val="0"/>
          <w:iCs w:val="0"/>
          <w:color w:val="auto"/>
          <w:sz w:val="22"/>
          <w:szCs w:val="22"/>
        </w:rPr>
        <w:fldChar w:fldCharType="end"/>
      </w:r>
      <w:r w:rsidR="00A1014A" w:rsidRPr="00D22E1E">
        <w:rPr>
          <w:b/>
          <w:bCs/>
          <w:i w:val="0"/>
          <w:iCs w:val="0"/>
          <w:color w:val="auto"/>
          <w:sz w:val="22"/>
          <w:szCs w:val="22"/>
        </w:rPr>
        <w:t xml:space="preserve">: </w:t>
      </w:r>
      <w:r w:rsidR="00215ACC" w:rsidRPr="00D22E1E">
        <w:rPr>
          <w:b/>
          <w:bCs/>
          <w:i w:val="0"/>
          <w:iCs w:val="0"/>
          <w:color w:val="auto"/>
          <w:sz w:val="22"/>
          <w:szCs w:val="22"/>
        </w:rPr>
        <w:t>Participant Recruitment Overview</w:t>
      </w:r>
    </w:p>
    <w:p w14:paraId="6A248ACB" w14:textId="77777777" w:rsidR="003357E2" w:rsidRDefault="0063189C" w:rsidP="00B87F87">
      <w:pPr>
        <w:jc w:val="both"/>
      </w:pPr>
      <w:r>
        <w:t xml:space="preserve"> </w:t>
      </w:r>
    </w:p>
    <w:p w14:paraId="4DC93D68" w14:textId="40375934" w:rsidR="00961D6E" w:rsidRPr="00A273DC" w:rsidRDefault="00DF2EF6" w:rsidP="00B2210F">
      <w:pPr>
        <w:rPr>
          <w:b/>
          <w:bCs/>
          <w:sz w:val="28"/>
          <w:szCs w:val="28"/>
        </w:rPr>
      </w:pPr>
      <w:r>
        <w:rPr>
          <w:b/>
          <w:bCs/>
          <w:noProof/>
          <w:color w:val="000000" w:themeColor="text1"/>
          <w:sz w:val="18"/>
          <w:szCs w:val="18"/>
        </w:rPr>
        <mc:AlternateContent>
          <mc:Choice Requires="wps">
            <w:drawing>
              <wp:anchor distT="0" distB="0" distL="114300" distR="114300" simplePos="0" relativeHeight="251618304" behindDoc="0" locked="0" layoutInCell="1" allowOverlap="1" wp14:anchorId="78544575" wp14:editId="52FEE825">
                <wp:simplePos x="0" y="0"/>
                <wp:positionH relativeFrom="column">
                  <wp:posOffset>1616306</wp:posOffset>
                </wp:positionH>
                <wp:positionV relativeFrom="paragraph">
                  <wp:posOffset>2102542</wp:posOffset>
                </wp:positionV>
                <wp:extent cx="644237" cy="290946"/>
                <wp:effectExtent l="0" t="114300" r="0" b="128270"/>
                <wp:wrapNone/>
                <wp:docPr id="216217903" name="Text Box 34"/>
                <wp:cNvGraphicFramePr/>
                <a:graphic xmlns:a="http://schemas.openxmlformats.org/drawingml/2006/main">
                  <a:graphicData uri="http://schemas.microsoft.com/office/word/2010/wordprocessingShape">
                    <wps:wsp>
                      <wps:cNvSpPr txBox="1"/>
                      <wps:spPr>
                        <a:xfrm rot="2415582">
                          <a:off x="0" y="0"/>
                          <a:ext cx="644237" cy="290946"/>
                        </a:xfrm>
                        <a:prstGeom prst="rect">
                          <a:avLst/>
                        </a:prstGeom>
                        <a:noFill/>
                        <a:ln w="6350">
                          <a:noFill/>
                        </a:ln>
                      </wps:spPr>
                      <wps:txbx>
                        <w:txbxContent>
                          <w:p w14:paraId="6D657954" w14:textId="56776E44" w:rsidR="00DF2EF6" w:rsidRPr="00DF2EF6" w:rsidRDefault="00DF2EF6">
                            <w:pPr>
                              <w:rPr>
                                <w:color w:val="FFFFFF" w:themeColor="background1"/>
                                <w:sz w:val="14"/>
                                <w:szCs w:val="14"/>
                              </w:rPr>
                            </w:pPr>
                            <w:r w:rsidRPr="00DF2EF6">
                              <w:rPr>
                                <w:color w:val="FFFFFF" w:themeColor="background1"/>
                                <w:sz w:val="14"/>
                                <w:szCs w:val="14"/>
                              </w:rPr>
                              <w:t>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44575" id="Text Box 34" o:spid="_x0000_s1043" type="#_x0000_t202" style="position:absolute;margin-left:127.25pt;margin-top:165.55pt;width:50.75pt;height:22.9pt;rotation:2638460fd;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" filled="f" stroked="f" strokeweight=".5pt">
                <v:textbox>
                  <w:txbxContent>
                    <w:p w14:paraId="6D657954" w14:textId="56776E44" w:rsidR="00DF2EF6" w:rsidRPr="00DF2EF6" w:rsidRDefault="00DF2EF6">
                      <w:pPr>
                        <w:rPr>
                          <w:color w:val="FFFFFF" w:themeColor="background1"/>
                          <w:sz w:val="14"/>
                          <w:szCs w:val="14"/>
                        </w:rPr>
                      </w:pPr>
                      <w:r w:rsidRPr="00DF2EF6">
                        <w:rPr>
                          <w:color w:val="FFFFFF" w:themeColor="background1"/>
                          <w:sz w:val="14"/>
                          <w:szCs w:val="14"/>
                        </w:rPr>
                        <w:t>7.1%</w:t>
                      </w:r>
                    </w:p>
                  </w:txbxContent>
                </v:textbox>
              </v:shape>
            </w:pict>
          </mc:Fallback>
        </mc:AlternateContent>
      </w:r>
      <w:r w:rsidR="009259A0" w:rsidRPr="000950DA">
        <w:rPr>
          <w:b/>
          <w:bCs/>
          <w:noProof/>
          <w:color w:val="000000" w:themeColor="text1"/>
          <w:sz w:val="18"/>
          <w:szCs w:val="18"/>
        </w:rPr>
        <w:drawing>
          <wp:anchor distT="0" distB="0" distL="114300" distR="114300" simplePos="0" relativeHeight="251679744" behindDoc="0" locked="0" layoutInCell="1" allowOverlap="1" wp14:anchorId="63A5497F" wp14:editId="400B3D34">
            <wp:simplePos x="0" y="0"/>
            <wp:positionH relativeFrom="margin">
              <wp:align>center</wp:align>
            </wp:positionH>
            <wp:positionV relativeFrom="paragraph">
              <wp:posOffset>452755</wp:posOffset>
            </wp:positionV>
            <wp:extent cx="4216400" cy="2140585"/>
            <wp:effectExtent l="0" t="0" r="0" b="0"/>
            <wp:wrapTopAndBottom/>
            <wp:docPr id="178371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6647" name=""/>
                    <pic:cNvPicPr/>
                  </pic:nvPicPr>
                  <pic:blipFill>
                    <a:blip r:embed="rId51">
                      <a:extLst>
                        <a:ext uri="{28A0092B-C50C-407E-A947-70E740481C1C}">
                          <a14:useLocalDpi xmlns:a14="http://schemas.microsoft.com/office/drawing/2010/main" val="0"/>
                        </a:ext>
                      </a:extLst>
                    </a:blip>
                    <a:stretch>
                      <a:fillRect/>
                    </a:stretch>
                  </pic:blipFill>
                  <pic:spPr>
                    <a:xfrm>
                      <a:off x="0" y="0"/>
                      <a:ext cx="4216400" cy="2140585"/>
                    </a:xfrm>
                    <a:prstGeom prst="rect">
                      <a:avLst/>
                    </a:prstGeom>
                    <a:ln w="3175">
                      <a:noFill/>
                    </a:ln>
                  </pic:spPr>
                </pic:pic>
              </a:graphicData>
            </a:graphic>
          </wp:anchor>
        </w:drawing>
      </w:r>
      <w:r w:rsidR="001636F6" w:rsidRPr="001636F6">
        <w:rPr>
          <w:b/>
          <w:bCs/>
          <w:sz w:val="28"/>
          <w:szCs w:val="28"/>
        </w:rPr>
        <w:t xml:space="preserve"> </w:t>
      </w:r>
    </w:p>
    <w:p w14:paraId="60B29F02" w14:textId="567D8823" w:rsidR="009259A0" w:rsidRPr="00026CD4" w:rsidRDefault="00026CD4" w:rsidP="00B87F87">
      <w:pPr>
        <w:jc w:val="both"/>
        <w:rPr>
          <w:b/>
          <w:bCs/>
          <w:color w:val="000000" w:themeColor="text1"/>
          <w:sz w:val="18"/>
          <w:szCs w:val="18"/>
        </w:rPr>
      </w:pPr>
      <w:r>
        <w:rPr>
          <w:noProof/>
        </w:rPr>
        <mc:AlternateContent>
          <mc:Choice Requires="wps">
            <w:drawing>
              <wp:anchor distT="0" distB="0" distL="114300" distR="114300" simplePos="0" relativeHeight="251612160" behindDoc="0" locked="0" layoutInCell="1" allowOverlap="1" wp14:anchorId="6821A59B" wp14:editId="202E4DC4">
                <wp:simplePos x="0" y="0"/>
                <wp:positionH relativeFrom="column">
                  <wp:posOffset>757555</wp:posOffset>
                </wp:positionH>
                <wp:positionV relativeFrom="paragraph">
                  <wp:posOffset>2353310</wp:posOffset>
                </wp:positionV>
                <wp:extent cx="4216400" cy="635"/>
                <wp:effectExtent l="0" t="0" r="0" b="0"/>
                <wp:wrapTopAndBottom/>
                <wp:docPr id="298539293" name="Text Box 1"/>
                <wp:cNvGraphicFramePr/>
                <a:graphic xmlns:a="http://schemas.openxmlformats.org/drawingml/2006/main">
                  <a:graphicData uri="http://schemas.microsoft.com/office/word/2010/wordprocessingShape">
                    <wps:wsp>
                      <wps:cNvSpPr txBox="1"/>
                      <wps:spPr>
                        <a:xfrm>
                          <a:off x="0" y="0"/>
                          <a:ext cx="4216400" cy="635"/>
                        </a:xfrm>
                        <a:prstGeom prst="rect">
                          <a:avLst/>
                        </a:prstGeom>
                        <a:solidFill>
                          <a:prstClr val="white"/>
                        </a:solidFill>
                        <a:ln>
                          <a:noFill/>
                        </a:ln>
                      </wps:spPr>
                      <wps:txbx>
                        <w:txbxContent>
                          <w:p w14:paraId="33F317A3" w14:textId="3AFB7054" w:rsidR="00026CD4" w:rsidRPr="00394C9A" w:rsidRDefault="00026CD4" w:rsidP="00026CD4">
                            <w:pPr>
                              <w:pStyle w:val="Caption"/>
                              <w:jc w:val="center"/>
                              <w:rPr>
                                <w:b/>
                                <w:bCs/>
                                <w:i w:val="0"/>
                                <w:iCs w:val="0"/>
                                <w:color w:val="auto"/>
                                <w:sz w:val="22"/>
                                <w:szCs w:val="22"/>
                              </w:rPr>
                            </w:pPr>
                            <w:bookmarkStart w:id="52" w:name="_Toc236912938"/>
                            <w:r w:rsidRPr="00394C9A">
                              <w:rPr>
                                <w:b/>
                                <w:bCs/>
                                <w:i w:val="0"/>
                                <w:iCs w:val="0"/>
                                <w:color w:val="auto"/>
                                <w:sz w:val="22"/>
                                <w:szCs w:val="22"/>
                              </w:rPr>
                              <w:t xml:space="preserve">Figure </w:t>
                            </w:r>
                            <w:r w:rsidRPr="00394C9A">
                              <w:rPr>
                                <w:b/>
                                <w:bCs/>
                                <w:i w:val="0"/>
                                <w:iCs w:val="0"/>
                                <w:color w:val="auto"/>
                                <w:sz w:val="22"/>
                                <w:szCs w:val="22"/>
                              </w:rPr>
                              <w:fldChar w:fldCharType="begin"/>
                            </w:r>
                            <w:r w:rsidRPr="00394C9A">
                              <w:rPr>
                                <w:b/>
                                <w:bCs/>
                                <w:i w:val="0"/>
                                <w:iCs w:val="0"/>
                                <w:color w:val="auto"/>
                                <w:sz w:val="22"/>
                                <w:szCs w:val="22"/>
                              </w:rPr>
                              <w:instrText xml:space="preserve"> SEQ Figure \* ARABIC </w:instrText>
                            </w:r>
                            <w:r w:rsidRPr="00394C9A">
                              <w:rPr>
                                <w:b/>
                                <w:bCs/>
                                <w:i w:val="0"/>
                                <w:iCs w:val="0"/>
                                <w:color w:val="auto"/>
                                <w:sz w:val="22"/>
                                <w:szCs w:val="22"/>
                              </w:rPr>
                              <w:fldChar w:fldCharType="separate"/>
                            </w:r>
                            <w:r w:rsidRPr="00394C9A">
                              <w:rPr>
                                <w:b/>
                                <w:bCs/>
                                <w:i w:val="0"/>
                                <w:iCs w:val="0"/>
                                <w:noProof/>
                                <w:color w:val="auto"/>
                                <w:sz w:val="22"/>
                                <w:szCs w:val="22"/>
                              </w:rPr>
                              <w:t>22</w:t>
                            </w:r>
                            <w:r w:rsidRPr="00394C9A">
                              <w:rPr>
                                <w:b/>
                                <w:bCs/>
                                <w:i w:val="0"/>
                                <w:iCs w:val="0"/>
                                <w:color w:val="auto"/>
                                <w:sz w:val="22"/>
                                <w:szCs w:val="22"/>
                              </w:rPr>
                              <w:fldChar w:fldCharType="end"/>
                            </w:r>
                            <w:r w:rsidRPr="00394C9A">
                              <w:rPr>
                                <w:b/>
                                <w:bCs/>
                                <w:i w:val="0"/>
                                <w:iCs w:val="0"/>
                                <w:color w:val="auto"/>
                                <w:sz w:val="22"/>
                                <w:szCs w:val="22"/>
                              </w:rPr>
                              <w:t>: Distribution of Stakeholder Survey Participants by Role</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21A59B" id="_x0000_s1044" type="#_x0000_t202" style="position:absolute;left:0;text-align:left;margin-left:59.65pt;margin-top:185.3pt;width:332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ULoGgIAAEAEAAAOAAAAZHJzL2Uyb0RvYy54bWysU8Fu2zAMvQ/YPwi6L06yri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" stroked="f">
                <v:textbox style="mso-fit-shape-to-text:t" inset="0,0,0,0">
                  <w:txbxContent>
                    <w:p w14:paraId="33F317A3" w14:textId="3AFB7054" w:rsidR="00026CD4" w:rsidRPr="00394C9A" w:rsidRDefault="00026CD4" w:rsidP="00026CD4">
                      <w:pPr>
                        <w:pStyle w:val="Caption"/>
                        <w:jc w:val="center"/>
                        <w:rPr>
                          <w:b/>
                          <w:bCs/>
                          <w:i w:val="0"/>
                          <w:iCs w:val="0"/>
                          <w:color w:val="auto"/>
                          <w:sz w:val="22"/>
                          <w:szCs w:val="22"/>
                        </w:rPr>
                      </w:pPr>
                      <w:bookmarkStart w:id="69" w:name="_Toc236912938"/>
                      <w:r w:rsidRPr="00394C9A">
                        <w:rPr>
                          <w:b/>
                          <w:bCs/>
                          <w:i w:val="0"/>
                          <w:iCs w:val="0"/>
                          <w:color w:val="auto"/>
                          <w:sz w:val="22"/>
                          <w:szCs w:val="22"/>
                        </w:rPr>
                        <w:t xml:space="preserve">Figure </w:t>
                      </w:r>
                      <w:r w:rsidRPr="00394C9A">
                        <w:rPr>
                          <w:b/>
                          <w:bCs/>
                          <w:i w:val="0"/>
                          <w:iCs w:val="0"/>
                          <w:color w:val="auto"/>
                          <w:sz w:val="22"/>
                          <w:szCs w:val="22"/>
                        </w:rPr>
                        <w:fldChar w:fldCharType="begin"/>
                      </w:r>
                      <w:r w:rsidRPr="00394C9A">
                        <w:rPr>
                          <w:b/>
                          <w:bCs/>
                          <w:i w:val="0"/>
                          <w:iCs w:val="0"/>
                          <w:color w:val="auto"/>
                          <w:sz w:val="22"/>
                          <w:szCs w:val="22"/>
                        </w:rPr>
                        <w:instrText xml:space="preserve"> SEQ Figure \* ARABIC </w:instrText>
                      </w:r>
                      <w:r w:rsidRPr="00394C9A">
                        <w:rPr>
                          <w:b/>
                          <w:bCs/>
                          <w:i w:val="0"/>
                          <w:iCs w:val="0"/>
                          <w:color w:val="auto"/>
                          <w:sz w:val="22"/>
                          <w:szCs w:val="22"/>
                        </w:rPr>
                        <w:fldChar w:fldCharType="separate"/>
                      </w:r>
                      <w:r w:rsidRPr="00394C9A">
                        <w:rPr>
                          <w:b/>
                          <w:bCs/>
                          <w:i w:val="0"/>
                          <w:iCs w:val="0"/>
                          <w:noProof/>
                          <w:color w:val="auto"/>
                          <w:sz w:val="22"/>
                          <w:szCs w:val="22"/>
                        </w:rPr>
                        <w:t>22</w:t>
                      </w:r>
                      <w:r w:rsidRPr="00394C9A">
                        <w:rPr>
                          <w:b/>
                          <w:bCs/>
                          <w:i w:val="0"/>
                          <w:iCs w:val="0"/>
                          <w:color w:val="auto"/>
                          <w:sz w:val="22"/>
                          <w:szCs w:val="22"/>
                        </w:rPr>
                        <w:fldChar w:fldCharType="end"/>
                      </w:r>
                      <w:r w:rsidRPr="00394C9A">
                        <w:rPr>
                          <w:b/>
                          <w:bCs/>
                          <w:i w:val="0"/>
                          <w:iCs w:val="0"/>
                          <w:color w:val="auto"/>
                          <w:sz w:val="22"/>
                          <w:szCs w:val="22"/>
                        </w:rPr>
                        <w:t>: Distribution of Stakeholder Survey Participants by Role</w:t>
                      </w:r>
                      <w:bookmarkEnd w:id="69"/>
                    </w:p>
                  </w:txbxContent>
                </v:textbox>
                <w10:wrap type="topAndBottom"/>
              </v:shape>
            </w:pict>
          </mc:Fallback>
        </mc:AlternateContent>
      </w:r>
    </w:p>
    <w:p w14:paraId="3C1BF50C" w14:textId="2DFBB5A5" w:rsidR="00AC4907" w:rsidRPr="00E91BE7" w:rsidRDefault="00287831" w:rsidP="00B87F87">
      <w:pPr>
        <w:spacing w:after="120"/>
        <w:ind w:firstLine="720"/>
        <w:jc w:val="both"/>
        <w:rPr>
          <w:sz w:val="22"/>
          <w:szCs w:val="22"/>
        </w:rPr>
      </w:pPr>
      <w:r w:rsidRPr="00E91BE7">
        <w:rPr>
          <w:b/>
          <w:bCs/>
          <w:sz w:val="22"/>
          <w:szCs w:val="22"/>
        </w:rPr>
        <w:t xml:space="preserve">Figure </w:t>
      </w:r>
      <w:r w:rsidR="009259A0" w:rsidRPr="00E91BE7">
        <w:rPr>
          <w:b/>
          <w:bCs/>
          <w:sz w:val="22"/>
          <w:szCs w:val="22"/>
        </w:rPr>
        <w:t>22</w:t>
      </w:r>
      <w:r w:rsidRPr="00E91BE7">
        <w:rPr>
          <w:sz w:val="22"/>
          <w:szCs w:val="22"/>
        </w:rPr>
        <w:t xml:space="preserve"> illustrates the distribution of stakeholder survey participants based on their roles. Among the 14 respondents, the majority were Staff Members, representing 85.7% of the participants. Project Supervisors accounted for 7.1% of responses, while Project Stakeholders represented 7.1%. The participant distribution indicates that the survey primarily captured insights from PHC staff members who are directly involved in or familiar with the existing digital healthcare services, while also including feedback from supervisory and stakeholder perspectives.</w:t>
      </w:r>
    </w:p>
    <w:p w14:paraId="0A25FCEA" w14:textId="77777777" w:rsidR="00287831" w:rsidRDefault="00287831" w:rsidP="00B87F87">
      <w:pPr>
        <w:jc w:val="both"/>
        <w:rPr>
          <w:b/>
          <w:bCs/>
          <w:color w:val="000000" w:themeColor="text1"/>
          <w:sz w:val="18"/>
          <w:szCs w:val="18"/>
        </w:rPr>
      </w:pPr>
    </w:p>
    <w:p w14:paraId="19E3718C" w14:textId="77777777" w:rsidR="00287831" w:rsidRDefault="00287831" w:rsidP="00B87F87">
      <w:pPr>
        <w:jc w:val="both"/>
        <w:rPr>
          <w:b/>
          <w:bCs/>
          <w:color w:val="000000" w:themeColor="text1"/>
          <w:sz w:val="18"/>
          <w:szCs w:val="18"/>
        </w:rPr>
      </w:pPr>
    </w:p>
    <w:p w14:paraId="0729F5E1" w14:textId="77777777" w:rsidR="00287831" w:rsidRDefault="00287831" w:rsidP="00B87F87">
      <w:pPr>
        <w:jc w:val="both"/>
        <w:rPr>
          <w:b/>
          <w:bCs/>
          <w:color w:val="000000" w:themeColor="text1"/>
          <w:sz w:val="18"/>
          <w:szCs w:val="18"/>
        </w:rPr>
      </w:pPr>
    </w:p>
    <w:p w14:paraId="42309C77" w14:textId="77777777" w:rsidR="00287831" w:rsidRDefault="00287831" w:rsidP="00B87F87">
      <w:pPr>
        <w:jc w:val="both"/>
        <w:rPr>
          <w:b/>
          <w:bCs/>
          <w:color w:val="000000" w:themeColor="text1"/>
          <w:sz w:val="18"/>
          <w:szCs w:val="18"/>
        </w:rPr>
      </w:pPr>
    </w:p>
    <w:p w14:paraId="42409651" w14:textId="77777777" w:rsidR="00287831" w:rsidRDefault="00287831" w:rsidP="00B87F87">
      <w:pPr>
        <w:jc w:val="both"/>
        <w:rPr>
          <w:b/>
          <w:bCs/>
          <w:color w:val="000000" w:themeColor="text1"/>
          <w:sz w:val="18"/>
          <w:szCs w:val="18"/>
        </w:rPr>
      </w:pPr>
    </w:p>
    <w:p w14:paraId="43AE8E16" w14:textId="3DFE0DCC" w:rsidR="00287831" w:rsidRDefault="00287831" w:rsidP="00B87F87">
      <w:pPr>
        <w:jc w:val="both"/>
        <w:rPr>
          <w:b/>
          <w:bCs/>
          <w:color w:val="000000" w:themeColor="text1"/>
          <w:sz w:val="18"/>
          <w:szCs w:val="18"/>
        </w:rPr>
      </w:pPr>
    </w:p>
    <w:p w14:paraId="06BB510F" w14:textId="7F514BA4" w:rsidR="00287831" w:rsidRDefault="00055E3A" w:rsidP="00B87F87">
      <w:pPr>
        <w:jc w:val="both"/>
        <w:rPr>
          <w:b/>
          <w:bCs/>
          <w:color w:val="000000" w:themeColor="text1"/>
          <w:sz w:val="18"/>
          <w:szCs w:val="18"/>
        </w:rPr>
      </w:pPr>
      <w:r>
        <w:rPr>
          <w:b/>
          <w:bCs/>
          <w:noProof/>
          <w:color w:val="000000" w:themeColor="text1"/>
          <w:sz w:val="18"/>
          <w:szCs w:val="18"/>
        </w:rPr>
        <w:lastRenderedPageBreak/>
        <mc:AlternateContent>
          <mc:Choice Requires="wpg">
            <w:drawing>
              <wp:anchor distT="0" distB="0" distL="114300" distR="114300" simplePos="0" relativeHeight="251630592" behindDoc="0" locked="0" layoutInCell="1" allowOverlap="1" wp14:anchorId="557535CC" wp14:editId="45ABD006">
                <wp:simplePos x="0" y="0"/>
                <wp:positionH relativeFrom="margin">
                  <wp:align>center</wp:align>
                </wp:positionH>
                <wp:positionV relativeFrom="paragraph">
                  <wp:posOffset>0</wp:posOffset>
                </wp:positionV>
                <wp:extent cx="4792980" cy="2695575"/>
                <wp:effectExtent l="0" t="0" r="7620" b="9525"/>
                <wp:wrapTight wrapText="bothSides">
                  <wp:wrapPolygon edited="0">
                    <wp:start x="6267" y="0"/>
                    <wp:lineTo x="6267" y="9770"/>
                    <wp:lineTo x="0" y="11296"/>
                    <wp:lineTo x="0" y="21524"/>
                    <wp:lineTo x="10731" y="21524"/>
                    <wp:lineTo x="21548" y="20608"/>
                    <wp:lineTo x="21548" y="10686"/>
                    <wp:lineTo x="18458" y="9770"/>
                    <wp:lineTo x="18458" y="0"/>
                    <wp:lineTo x="6267" y="0"/>
                  </wp:wrapPolygon>
                </wp:wrapTight>
                <wp:docPr id="900872157" name="Group 51"/>
                <wp:cNvGraphicFramePr/>
                <a:graphic xmlns:a="http://schemas.openxmlformats.org/drawingml/2006/main">
                  <a:graphicData uri="http://schemas.microsoft.com/office/word/2010/wordprocessingGroup">
                    <wpg:wgp>
                      <wpg:cNvGrpSpPr/>
                      <wpg:grpSpPr>
                        <a:xfrm>
                          <a:off x="0" y="0"/>
                          <a:ext cx="4792980" cy="2695575"/>
                          <a:chOff x="-2236973" y="-500703"/>
                          <a:chExt cx="6725369" cy="3681758"/>
                        </a:xfrm>
                      </wpg:grpSpPr>
                      <pic:pic xmlns:pic="http://schemas.openxmlformats.org/drawingml/2006/picture">
                        <pic:nvPicPr>
                          <pic:cNvPr id="8" name="Picture 8"/>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2236973" y="1440521"/>
                            <a:ext cx="3313431" cy="1740534"/>
                          </a:xfrm>
                          <a:prstGeom prst="rect">
                            <a:avLst/>
                          </a:prstGeom>
                          <a:noFill/>
                        </pic:spPr>
                      </pic:pic>
                      <pic:pic xmlns:pic="http://schemas.openxmlformats.org/drawingml/2006/picture">
                        <pic:nvPicPr>
                          <pic:cNvPr id="10" name="Picture 10"/>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1116545" y="1345628"/>
                            <a:ext cx="3371851" cy="1653538"/>
                          </a:xfrm>
                          <a:prstGeom prst="rect">
                            <a:avLst/>
                          </a:prstGeom>
                          <a:noFill/>
                        </pic:spPr>
                      </pic:pic>
                      <pic:pic xmlns:pic="http://schemas.openxmlformats.org/drawingml/2006/picture">
                        <pic:nvPicPr>
                          <pic:cNvPr id="5" name="Picture 5"/>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221741" y="-500703"/>
                            <a:ext cx="3716655" cy="1875154"/>
                          </a:xfrm>
                          <a:prstGeom prst="rect">
                            <a:avLst/>
                          </a:prstGeom>
                          <a:noFill/>
                          <a:ln w="6350">
                            <a:noFill/>
                          </a:ln>
                        </pic:spPr>
                      </pic:pic>
                    </wpg:wgp>
                  </a:graphicData>
                </a:graphic>
                <wp14:sizeRelH relativeFrom="margin">
                  <wp14:pctWidth>0</wp14:pctWidth>
                </wp14:sizeRelH>
                <wp14:sizeRelV relativeFrom="margin">
                  <wp14:pctHeight>0</wp14:pctHeight>
                </wp14:sizeRelV>
              </wp:anchor>
            </w:drawing>
          </mc:Choice>
          <mc:Fallback>
            <w:pict>
              <v:group w14:anchorId="1CB08A42" id="Group 51" o:spid="_x0000_s1026" style="position:absolute;margin-left:0;margin-top:0;width:377.4pt;height:212.25pt;z-index:251630592;mso-position-horizontal:center;mso-position-horizontal-relative:margin;mso-width-relative:margin;mso-height-relative:margin" coordorigin="-22369,-5007" coordsize="67253,36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">
                <v:shape id="Picture 8" o:spid="_x0000_s1027" type="#_x0000_t75" style="position:absolute;left:-22369;top:14405;width:33133;height:17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">
                  <v:imagedata r:id="rId55" o:title=""/>
                </v:shape>
                <v:shape id="Picture 10" o:spid="_x0000_s1028" type="#_x0000_t75" style="position:absolute;left:11165;top:13456;width:33718;height:1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">
                  <v:imagedata r:id="rId56" o:title=""/>
                </v:shape>
                <v:shape id="Picture 5" o:spid="_x0000_s1029" type="#_x0000_t75" style="position:absolute;left:-2217;top:-5007;width:37166;height:1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" strokeweight=".5pt">
                  <v:imagedata r:id="rId57" o:title=""/>
                </v:shape>
                <w10:wrap type="tight" anchorx="margin"/>
              </v:group>
            </w:pict>
          </mc:Fallback>
        </mc:AlternateContent>
      </w:r>
    </w:p>
    <w:p w14:paraId="7CDBA8B5" w14:textId="77777777" w:rsidR="00CD5634" w:rsidRDefault="00CD5634" w:rsidP="00B87F87">
      <w:pPr>
        <w:jc w:val="both"/>
        <w:rPr>
          <w:b/>
          <w:bCs/>
          <w:color w:val="000000" w:themeColor="text1"/>
          <w:sz w:val="18"/>
          <w:szCs w:val="18"/>
        </w:rPr>
      </w:pPr>
    </w:p>
    <w:p w14:paraId="7670CFAF" w14:textId="77777777" w:rsidR="00CD5634" w:rsidRDefault="00CD5634" w:rsidP="00B87F87">
      <w:pPr>
        <w:jc w:val="both"/>
        <w:rPr>
          <w:b/>
          <w:bCs/>
          <w:color w:val="000000" w:themeColor="text1"/>
          <w:sz w:val="18"/>
          <w:szCs w:val="18"/>
        </w:rPr>
      </w:pPr>
    </w:p>
    <w:p w14:paraId="2AE29357" w14:textId="77777777" w:rsidR="00287831" w:rsidRDefault="00287831" w:rsidP="00B87F87">
      <w:pPr>
        <w:jc w:val="both"/>
        <w:rPr>
          <w:b/>
          <w:bCs/>
          <w:color w:val="000000" w:themeColor="text1"/>
          <w:sz w:val="18"/>
          <w:szCs w:val="18"/>
        </w:rPr>
      </w:pPr>
    </w:p>
    <w:p w14:paraId="67A16BBE" w14:textId="77777777" w:rsidR="00287831" w:rsidRDefault="00287831" w:rsidP="00B87F87">
      <w:pPr>
        <w:jc w:val="both"/>
        <w:rPr>
          <w:b/>
          <w:bCs/>
          <w:color w:val="000000" w:themeColor="text1"/>
          <w:sz w:val="18"/>
          <w:szCs w:val="18"/>
        </w:rPr>
      </w:pPr>
    </w:p>
    <w:p w14:paraId="7E90C97B" w14:textId="77777777" w:rsidR="00287831" w:rsidRDefault="00287831" w:rsidP="00B87F87">
      <w:pPr>
        <w:jc w:val="both"/>
        <w:rPr>
          <w:b/>
          <w:bCs/>
          <w:color w:val="000000" w:themeColor="text1"/>
          <w:sz w:val="18"/>
          <w:szCs w:val="18"/>
        </w:rPr>
      </w:pPr>
    </w:p>
    <w:p w14:paraId="5C598DB1" w14:textId="77777777" w:rsidR="00287831" w:rsidRDefault="00287831" w:rsidP="00B87F87">
      <w:pPr>
        <w:jc w:val="both"/>
        <w:rPr>
          <w:b/>
          <w:bCs/>
          <w:color w:val="000000" w:themeColor="text1"/>
          <w:sz w:val="18"/>
          <w:szCs w:val="18"/>
        </w:rPr>
      </w:pPr>
    </w:p>
    <w:p w14:paraId="24A3D942" w14:textId="77777777" w:rsidR="00287831" w:rsidRDefault="00287831" w:rsidP="00B87F87">
      <w:pPr>
        <w:jc w:val="both"/>
        <w:rPr>
          <w:b/>
          <w:bCs/>
          <w:color w:val="000000" w:themeColor="text1"/>
          <w:sz w:val="18"/>
          <w:szCs w:val="18"/>
        </w:rPr>
      </w:pPr>
    </w:p>
    <w:p w14:paraId="7335062B" w14:textId="77777777" w:rsidR="00287831" w:rsidRDefault="00287831" w:rsidP="00B87F87">
      <w:pPr>
        <w:jc w:val="both"/>
        <w:rPr>
          <w:b/>
          <w:bCs/>
          <w:color w:val="000000" w:themeColor="text1"/>
          <w:sz w:val="18"/>
          <w:szCs w:val="18"/>
        </w:rPr>
      </w:pPr>
    </w:p>
    <w:p w14:paraId="649CDB3B" w14:textId="77777777" w:rsidR="00287831" w:rsidRDefault="00287831" w:rsidP="00B87F87">
      <w:pPr>
        <w:jc w:val="both"/>
        <w:rPr>
          <w:b/>
          <w:bCs/>
          <w:color w:val="000000" w:themeColor="text1"/>
          <w:sz w:val="18"/>
          <w:szCs w:val="18"/>
        </w:rPr>
      </w:pPr>
    </w:p>
    <w:p w14:paraId="5D8E1E29" w14:textId="7C246F70" w:rsidR="00287831" w:rsidRDefault="00287831" w:rsidP="00B87F87">
      <w:pPr>
        <w:jc w:val="both"/>
        <w:rPr>
          <w:b/>
          <w:bCs/>
          <w:color w:val="000000" w:themeColor="text1"/>
          <w:sz w:val="18"/>
          <w:szCs w:val="18"/>
        </w:rPr>
      </w:pPr>
    </w:p>
    <w:p w14:paraId="05061768" w14:textId="77777777" w:rsidR="00287831" w:rsidRDefault="00287831" w:rsidP="00B87F87">
      <w:pPr>
        <w:jc w:val="both"/>
        <w:rPr>
          <w:b/>
          <w:bCs/>
          <w:color w:val="000000" w:themeColor="text1"/>
          <w:sz w:val="18"/>
          <w:szCs w:val="18"/>
        </w:rPr>
      </w:pPr>
    </w:p>
    <w:p w14:paraId="1FEC5B82" w14:textId="62FA5D5A" w:rsidR="00271100" w:rsidRDefault="00271100" w:rsidP="00B87F87">
      <w:pPr>
        <w:jc w:val="both"/>
      </w:pPr>
    </w:p>
    <w:p w14:paraId="3687F959" w14:textId="77777777" w:rsidR="00271100" w:rsidRDefault="00271100" w:rsidP="00B87F87">
      <w:pPr>
        <w:jc w:val="both"/>
      </w:pPr>
    </w:p>
    <w:p w14:paraId="52904C2C" w14:textId="77777777" w:rsidR="00271100" w:rsidRDefault="00271100" w:rsidP="00B87F87">
      <w:pPr>
        <w:jc w:val="both"/>
      </w:pPr>
    </w:p>
    <w:p w14:paraId="376B0104" w14:textId="77777777" w:rsidR="00271100" w:rsidRDefault="00271100" w:rsidP="00B87F87">
      <w:pPr>
        <w:jc w:val="both"/>
      </w:pPr>
    </w:p>
    <w:p w14:paraId="68C4ECB3" w14:textId="77777777" w:rsidR="002221F5" w:rsidRDefault="002221F5" w:rsidP="00B87F87">
      <w:pPr>
        <w:jc w:val="both"/>
      </w:pPr>
    </w:p>
    <w:p w14:paraId="1A681FBB" w14:textId="77777777" w:rsidR="002221F5" w:rsidRDefault="002221F5" w:rsidP="00B87F87">
      <w:pPr>
        <w:jc w:val="both"/>
      </w:pPr>
    </w:p>
    <w:p w14:paraId="3FFB5A13" w14:textId="77777777" w:rsidR="002221F5" w:rsidRDefault="002221F5" w:rsidP="00B87F87">
      <w:pPr>
        <w:jc w:val="both"/>
      </w:pPr>
    </w:p>
    <w:p w14:paraId="393F913F" w14:textId="578061B4" w:rsidR="002221F5" w:rsidRDefault="002221F5" w:rsidP="00B87F87">
      <w:pPr>
        <w:jc w:val="both"/>
      </w:pPr>
    </w:p>
    <w:p w14:paraId="50253866" w14:textId="418862CA" w:rsidR="002221F5" w:rsidRDefault="002221F5" w:rsidP="00B87F87">
      <w:pPr>
        <w:jc w:val="both"/>
      </w:pPr>
    </w:p>
    <w:p w14:paraId="5182EF2C" w14:textId="39DC2D3F" w:rsidR="002221F5" w:rsidRDefault="002221F5" w:rsidP="00B87F87">
      <w:pPr>
        <w:jc w:val="both"/>
      </w:pPr>
      <w:r>
        <w:rPr>
          <w:noProof/>
        </w:rPr>
        <mc:AlternateContent>
          <mc:Choice Requires="wps">
            <w:drawing>
              <wp:anchor distT="0" distB="0" distL="114300" distR="114300" simplePos="0" relativeHeight="251624448" behindDoc="1" locked="0" layoutInCell="1" allowOverlap="1" wp14:anchorId="1E7D4370" wp14:editId="4EC0A4C6">
                <wp:simplePos x="0" y="0"/>
                <wp:positionH relativeFrom="margin">
                  <wp:align>center</wp:align>
                </wp:positionH>
                <wp:positionV relativeFrom="paragraph">
                  <wp:posOffset>31961</wp:posOffset>
                </wp:positionV>
                <wp:extent cx="4072890" cy="635"/>
                <wp:effectExtent l="0" t="0" r="3810" b="0"/>
                <wp:wrapTight wrapText="bothSides">
                  <wp:wrapPolygon edited="0">
                    <wp:start x="0" y="0"/>
                    <wp:lineTo x="0" y="20052"/>
                    <wp:lineTo x="21519" y="20052"/>
                    <wp:lineTo x="21519" y="0"/>
                    <wp:lineTo x="0" y="0"/>
                  </wp:wrapPolygon>
                </wp:wrapTight>
                <wp:docPr id="1960688226" name="Text Box 1"/>
                <wp:cNvGraphicFramePr/>
                <a:graphic xmlns:a="http://schemas.openxmlformats.org/drawingml/2006/main">
                  <a:graphicData uri="http://schemas.microsoft.com/office/word/2010/wordprocessingShape">
                    <wps:wsp>
                      <wps:cNvSpPr txBox="1"/>
                      <wps:spPr>
                        <a:xfrm>
                          <a:off x="0" y="0"/>
                          <a:ext cx="4072890" cy="635"/>
                        </a:xfrm>
                        <a:prstGeom prst="rect">
                          <a:avLst/>
                        </a:prstGeom>
                        <a:solidFill>
                          <a:prstClr val="white"/>
                        </a:solidFill>
                        <a:ln>
                          <a:noFill/>
                        </a:ln>
                      </wps:spPr>
                      <wps:txbx>
                        <w:txbxContent>
                          <w:p w14:paraId="55AD38B8" w14:textId="4F7BEBA5" w:rsidR="00B01C1C" w:rsidRPr="00E91BE7" w:rsidRDefault="00B01C1C" w:rsidP="00B01C1C">
                            <w:pPr>
                              <w:pStyle w:val="Caption"/>
                              <w:jc w:val="center"/>
                              <w:rPr>
                                <w:b/>
                                <w:bCs/>
                                <w:i w:val="0"/>
                                <w:iCs w:val="0"/>
                                <w:noProof/>
                                <w:color w:val="auto"/>
                                <w:sz w:val="22"/>
                                <w:szCs w:val="22"/>
                              </w:rPr>
                            </w:pPr>
                            <w:bookmarkStart w:id="53" w:name="_Toc236912939"/>
                            <w:r w:rsidRPr="00E91BE7">
                              <w:rPr>
                                <w:b/>
                                <w:bCs/>
                                <w:i w:val="0"/>
                                <w:iCs w:val="0"/>
                                <w:color w:val="auto"/>
                                <w:sz w:val="22"/>
                                <w:szCs w:val="22"/>
                              </w:rPr>
                              <w:t xml:space="preserve">Figure </w:t>
                            </w:r>
                            <w:r w:rsidRPr="00E91BE7">
                              <w:rPr>
                                <w:b/>
                                <w:bCs/>
                                <w:i w:val="0"/>
                                <w:iCs w:val="0"/>
                                <w:color w:val="auto"/>
                                <w:sz w:val="22"/>
                                <w:szCs w:val="22"/>
                              </w:rPr>
                              <w:fldChar w:fldCharType="begin"/>
                            </w:r>
                            <w:r w:rsidRPr="00E91BE7">
                              <w:rPr>
                                <w:b/>
                                <w:bCs/>
                                <w:i w:val="0"/>
                                <w:iCs w:val="0"/>
                                <w:color w:val="auto"/>
                                <w:sz w:val="22"/>
                                <w:szCs w:val="22"/>
                              </w:rPr>
                              <w:instrText xml:space="preserve"> SEQ Figure \* ARABIC </w:instrText>
                            </w:r>
                            <w:r w:rsidRPr="00E91BE7">
                              <w:rPr>
                                <w:b/>
                                <w:bCs/>
                                <w:i w:val="0"/>
                                <w:iCs w:val="0"/>
                                <w:color w:val="auto"/>
                                <w:sz w:val="22"/>
                                <w:szCs w:val="22"/>
                              </w:rPr>
                              <w:fldChar w:fldCharType="separate"/>
                            </w:r>
                            <w:r w:rsidRPr="00E91BE7">
                              <w:rPr>
                                <w:b/>
                                <w:bCs/>
                                <w:i w:val="0"/>
                                <w:iCs w:val="0"/>
                                <w:noProof/>
                                <w:color w:val="auto"/>
                                <w:sz w:val="22"/>
                                <w:szCs w:val="22"/>
                              </w:rPr>
                              <w:t>23</w:t>
                            </w:r>
                            <w:r w:rsidRPr="00E91BE7">
                              <w:rPr>
                                <w:b/>
                                <w:bCs/>
                                <w:i w:val="0"/>
                                <w:iCs w:val="0"/>
                                <w:color w:val="auto"/>
                                <w:sz w:val="22"/>
                                <w:szCs w:val="22"/>
                              </w:rPr>
                              <w:fldChar w:fldCharType="end"/>
                            </w:r>
                            <w:r w:rsidRPr="00E91BE7">
                              <w:rPr>
                                <w:b/>
                                <w:bCs/>
                                <w:i w:val="0"/>
                                <w:iCs w:val="0"/>
                                <w:color w:val="auto"/>
                                <w:sz w:val="22"/>
                                <w:szCs w:val="22"/>
                              </w:rPr>
                              <w:t>: Demographic Distribution of Patient Survey Participants (Age Group, Gender, and Nationality)</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7D4370" id="_x0000_s1045" type="#_x0000_t202" style="position:absolute;left:0;text-align:left;margin-left:0;margin-top:2.5pt;width:320.7pt;height:.05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" stroked="f">
                <v:textbox style="mso-fit-shape-to-text:t" inset="0,0,0,0">
                  <w:txbxContent>
                    <w:p w14:paraId="55AD38B8" w14:textId="4F7BEBA5" w:rsidR="00B01C1C" w:rsidRPr="00E91BE7" w:rsidRDefault="00B01C1C" w:rsidP="00B01C1C">
                      <w:pPr>
                        <w:pStyle w:val="Caption"/>
                        <w:jc w:val="center"/>
                        <w:rPr>
                          <w:b/>
                          <w:bCs/>
                          <w:i w:val="0"/>
                          <w:iCs w:val="0"/>
                          <w:noProof/>
                          <w:color w:val="auto"/>
                          <w:sz w:val="22"/>
                          <w:szCs w:val="22"/>
                        </w:rPr>
                      </w:pPr>
                      <w:bookmarkStart w:id="71" w:name="_Toc236912939"/>
                      <w:r w:rsidRPr="00E91BE7">
                        <w:rPr>
                          <w:b/>
                          <w:bCs/>
                          <w:i w:val="0"/>
                          <w:iCs w:val="0"/>
                          <w:color w:val="auto"/>
                          <w:sz w:val="22"/>
                          <w:szCs w:val="22"/>
                        </w:rPr>
                        <w:t xml:space="preserve">Figure </w:t>
                      </w:r>
                      <w:r w:rsidRPr="00E91BE7">
                        <w:rPr>
                          <w:b/>
                          <w:bCs/>
                          <w:i w:val="0"/>
                          <w:iCs w:val="0"/>
                          <w:color w:val="auto"/>
                          <w:sz w:val="22"/>
                          <w:szCs w:val="22"/>
                        </w:rPr>
                        <w:fldChar w:fldCharType="begin"/>
                      </w:r>
                      <w:r w:rsidRPr="00E91BE7">
                        <w:rPr>
                          <w:b/>
                          <w:bCs/>
                          <w:i w:val="0"/>
                          <w:iCs w:val="0"/>
                          <w:color w:val="auto"/>
                          <w:sz w:val="22"/>
                          <w:szCs w:val="22"/>
                        </w:rPr>
                        <w:instrText xml:space="preserve"> SEQ Figure \* ARABIC </w:instrText>
                      </w:r>
                      <w:r w:rsidRPr="00E91BE7">
                        <w:rPr>
                          <w:b/>
                          <w:bCs/>
                          <w:i w:val="0"/>
                          <w:iCs w:val="0"/>
                          <w:color w:val="auto"/>
                          <w:sz w:val="22"/>
                          <w:szCs w:val="22"/>
                        </w:rPr>
                        <w:fldChar w:fldCharType="separate"/>
                      </w:r>
                      <w:r w:rsidRPr="00E91BE7">
                        <w:rPr>
                          <w:b/>
                          <w:bCs/>
                          <w:i w:val="0"/>
                          <w:iCs w:val="0"/>
                          <w:noProof/>
                          <w:color w:val="auto"/>
                          <w:sz w:val="22"/>
                          <w:szCs w:val="22"/>
                        </w:rPr>
                        <w:t>23</w:t>
                      </w:r>
                      <w:r w:rsidRPr="00E91BE7">
                        <w:rPr>
                          <w:b/>
                          <w:bCs/>
                          <w:i w:val="0"/>
                          <w:iCs w:val="0"/>
                          <w:color w:val="auto"/>
                          <w:sz w:val="22"/>
                          <w:szCs w:val="22"/>
                        </w:rPr>
                        <w:fldChar w:fldCharType="end"/>
                      </w:r>
                      <w:r w:rsidRPr="00E91BE7">
                        <w:rPr>
                          <w:b/>
                          <w:bCs/>
                          <w:i w:val="0"/>
                          <w:iCs w:val="0"/>
                          <w:color w:val="auto"/>
                          <w:sz w:val="22"/>
                          <w:szCs w:val="22"/>
                        </w:rPr>
                        <w:t>: Demographic Distribution of Patient Survey Participants (Age Group, Gender, and Nationality)</w:t>
                      </w:r>
                      <w:bookmarkEnd w:id="71"/>
                    </w:p>
                  </w:txbxContent>
                </v:textbox>
                <w10:wrap type="tight" anchorx="margin"/>
              </v:shape>
            </w:pict>
          </mc:Fallback>
        </mc:AlternateContent>
      </w:r>
    </w:p>
    <w:p w14:paraId="50C452FE" w14:textId="77777777" w:rsidR="002221F5" w:rsidRDefault="002221F5" w:rsidP="00B87F87">
      <w:pPr>
        <w:jc w:val="both"/>
      </w:pPr>
    </w:p>
    <w:p w14:paraId="176466E5" w14:textId="77777777" w:rsidR="002221F5" w:rsidRDefault="002221F5" w:rsidP="00B87F87">
      <w:pPr>
        <w:jc w:val="both"/>
      </w:pPr>
    </w:p>
    <w:p w14:paraId="0EDDA5D0" w14:textId="77777777" w:rsidR="002221F5" w:rsidRDefault="002221F5" w:rsidP="00B87F87">
      <w:pPr>
        <w:jc w:val="both"/>
      </w:pPr>
    </w:p>
    <w:p w14:paraId="31548D55" w14:textId="26CE3FAA" w:rsidR="00271100" w:rsidRPr="001C4749" w:rsidRDefault="00C1216D" w:rsidP="00B87F87">
      <w:pPr>
        <w:ind w:firstLine="720"/>
        <w:jc w:val="both"/>
        <w:rPr>
          <w:sz w:val="22"/>
          <w:szCs w:val="22"/>
        </w:rPr>
      </w:pPr>
      <w:r w:rsidRPr="00652634">
        <w:rPr>
          <w:b/>
          <w:bCs/>
          <w:sz w:val="22"/>
          <w:szCs w:val="22"/>
        </w:rPr>
        <w:t>Figure 23</w:t>
      </w:r>
      <w:r w:rsidRPr="001C4749">
        <w:rPr>
          <w:sz w:val="22"/>
          <w:szCs w:val="22"/>
        </w:rPr>
        <w:t xml:space="preserve"> illustrates the demographic distribution of the patient survey participants. A total of 74 respondents completed the survey. The largest age group was 18–30 years, representing 58.1% of participants, followed by 46–60 years (20.3%), 31–45 years (9.5%), while respondents under 18 and over 60 each accounted for approximately 6.1%. Female participants represented 67.6% of the sample, compared to 32.4% male participants. In terms of nationality, the survey predominantly captured responses from Bahraini participants (94.6%), with 5.4% identifying as non-Bahraini. Overall, the participant demographics indicate that the survey primarily reflects the experiences and perspectives of Bahraini adults, particularly those aged 18–30, while also including responses from a range of age groups and both genders.</w:t>
      </w:r>
    </w:p>
    <w:p w14:paraId="16A180A5" w14:textId="77777777" w:rsidR="00271100" w:rsidRDefault="00271100" w:rsidP="00B87F87">
      <w:pPr>
        <w:jc w:val="both"/>
      </w:pPr>
    </w:p>
    <w:p w14:paraId="070B69B8" w14:textId="77777777" w:rsidR="00271100" w:rsidRDefault="00271100" w:rsidP="00B87F87">
      <w:pPr>
        <w:jc w:val="both"/>
      </w:pPr>
    </w:p>
    <w:p w14:paraId="3D96461A" w14:textId="6FBC6BA8" w:rsidR="00271100" w:rsidRDefault="00271100" w:rsidP="00B87F87">
      <w:pPr>
        <w:jc w:val="both"/>
      </w:pPr>
    </w:p>
    <w:p w14:paraId="713831F3" w14:textId="77777777" w:rsidR="00271100" w:rsidRDefault="00271100" w:rsidP="00B87F87">
      <w:pPr>
        <w:jc w:val="both"/>
      </w:pPr>
    </w:p>
    <w:p w14:paraId="417F026A" w14:textId="77777777" w:rsidR="00271100" w:rsidRDefault="00271100" w:rsidP="00B87F87">
      <w:pPr>
        <w:jc w:val="both"/>
      </w:pPr>
    </w:p>
    <w:p w14:paraId="6779E7F1" w14:textId="77777777" w:rsidR="00271100" w:rsidRDefault="00271100" w:rsidP="00B87F87">
      <w:pPr>
        <w:jc w:val="both"/>
      </w:pPr>
    </w:p>
    <w:p w14:paraId="5B43604C" w14:textId="77777777" w:rsidR="00271100" w:rsidRDefault="00271100" w:rsidP="00B87F87">
      <w:pPr>
        <w:jc w:val="both"/>
      </w:pPr>
    </w:p>
    <w:p w14:paraId="11CEF5CE" w14:textId="77777777" w:rsidR="00271100" w:rsidRDefault="00271100" w:rsidP="00B87F87">
      <w:pPr>
        <w:jc w:val="both"/>
      </w:pPr>
    </w:p>
    <w:p w14:paraId="059037DD" w14:textId="77777777" w:rsidR="00271100" w:rsidRDefault="00271100" w:rsidP="00B87F87">
      <w:pPr>
        <w:jc w:val="both"/>
      </w:pPr>
    </w:p>
    <w:p w14:paraId="28AAFB01" w14:textId="77777777" w:rsidR="00271100" w:rsidRDefault="00271100" w:rsidP="00B87F87">
      <w:pPr>
        <w:jc w:val="both"/>
      </w:pPr>
    </w:p>
    <w:p w14:paraId="48117574" w14:textId="77777777" w:rsidR="00271100" w:rsidRDefault="00271100" w:rsidP="00B87F87">
      <w:pPr>
        <w:jc w:val="both"/>
      </w:pPr>
    </w:p>
    <w:p w14:paraId="38AEFC35" w14:textId="77777777" w:rsidR="00271100" w:rsidRDefault="00271100" w:rsidP="00B87F87">
      <w:pPr>
        <w:jc w:val="both"/>
      </w:pPr>
    </w:p>
    <w:p w14:paraId="3A7B448F" w14:textId="77777777" w:rsidR="00271100" w:rsidRDefault="00271100" w:rsidP="00B87F87">
      <w:pPr>
        <w:jc w:val="both"/>
      </w:pPr>
    </w:p>
    <w:p w14:paraId="34702E34" w14:textId="77777777" w:rsidR="00271100" w:rsidRDefault="00271100" w:rsidP="00B87F87">
      <w:pPr>
        <w:jc w:val="both"/>
      </w:pPr>
    </w:p>
    <w:p w14:paraId="50A339C5" w14:textId="77777777" w:rsidR="00271100" w:rsidRDefault="00271100" w:rsidP="00B87F87">
      <w:pPr>
        <w:jc w:val="both"/>
      </w:pPr>
    </w:p>
    <w:p w14:paraId="1E3BEFE9" w14:textId="77777777" w:rsidR="00271100" w:rsidRDefault="00271100" w:rsidP="00B87F87">
      <w:pPr>
        <w:jc w:val="both"/>
      </w:pPr>
    </w:p>
    <w:p w14:paraId="7DEEFFEF" w14:textId="77777777" w:rsidR="002221F5" w:rsidRDefault="002221F5" w:rsidP="00B87F87">
      <w:pPr>
        <w:jc w:val="both"/>
      </w:pPr>
    </w:p>
    <w:p w14:paraId="4DC78D27" w14:textId="77777777" w:rsidR="002221F5" w:rsidRDefault="002221F5" w:rsidP="00B87F87">
      <w:pPr>
        <w:jc w:val="both"/>
      </w:pPr>
    </w:p>
    <w:p w14:paraId="50271098" w14:textId="77777777" w:rsidR="002221F5" w:rsidRDefault="002221F5" w:rsidP="00B87F87">
      <w:pPr>
        <w:jc w:val="both"/>
      </w:pPr>
    </w:p>
    <w:p w14:paraId="786D4695" w14:textId="77777777" w:rsidR="002221F5" w:rsidRDefault="002221F5" w:rsidP="00B87F87">
      <w:pPr>
        <w:jc w:val="both"/>
      </w:pPr>
    </w:p>
    <w:p w14:paraId="26A52DE0" w14:textId="77777777" w:rsidR="002221F5" w:rsidRDefault="002221F5" w:rsidP="00B87F87">
      <w:pPr>
        <w:jc w:val="both"/>
      </w:pPr>
    </w:p>
    <w:p w14:paraId="369B9EC1" w14:textId="77777777" w:rsidR="002221F5" w:rsidRDefault="002221F5" w:rsidP="00B87F87">
      <w:pPr>
        <w:jc w:val="both"/>
      </w:pPr>
    </w:p>
    <w:p w14:paraId="0FECB87C" w14:textId="66E5D775" w:rsidR="00520E5F" w:rsidRDefault="00520E5F" w:rsidP="00B87F87">
      <w:pPr>
        <w:jc w:val="both"/>
        <w:rPr>
          <w:noProof/>
        </w:rPr>
      </w:pPr>
    </w:p>
    <w:p w14:paraId="4252A85F" w14:textId="49036066" w:rsidR="00520E5F" w:rsidRDefault="00520E5F" w:rsidP="00B87F87">
      <w:pPr>
        <w:jc w:val="both"/>
        <w:rPr>
          <w:noProof/>
        </w:rPr>
      </w:pPr>
    </w:p>
    <w:p w14:paraId="52E6DC02" w14:textId="77777777" w:rsidR="002221F5" w:rsidRDefault="002221F5" w:rsidP="00B87F87">
      <w:pPr>
        <w:jc w:val="both"/>
      </w:pPr>
    </w:p>
    <w:p w14:paraId="76FE08D3" w14:textId="77777777" w:rsidR="005C4B44" w:rsidRDefault="005C4B44" w:rsidP="00B87F87">
      <w:pPr>
        <w:spacing w:after="120" w:line="276" w:lineRule="auto"/>
        <w:jc w:val="both"/>
      </w:pPr>
      <w:bookmarkStart w:id="54" w:name="_Hlk236817075"/>
    </w:p>
    <w:p w14:paraId="4DC93D88" w14:textId="2C4805FA" w:rsidR="00961D6E" w:rsidRPr="00A32ACB" w:rsidRDefault="001A0078" w:rsidP="00B87F87">
      <w:pPr>
        <w:pStyle w:val="Heading2"/>
        <w:spacing w:after="240"/>
        <w:jc w:val="both"/>
        <w:rPr>
          <w:b/>
          <w:bCs/>
          <w:color w:val="auto"/>
          <w:sz w:val="28"/>
          <w:szCs w:val="28"/>
          <w:lang w:bidi="ar-BH"/>
        </w:rPr>
      </w:pPr>
      <w:bookmarkStart w:id="55" w:name="_Toc236913093"/>
      <w:r w:rsidRPr="00A32ACB">
        <w:rPr>
          <w:b/>
          <w:bCs/>
          <w:color w:val="auto"/>
          <w:sz w:val="28"/>
          <w:szCs w:val="28"/>
        </w:rPr>
        <w:lastRenderedPageBreak/>
        <w:t>3.5</w:t>
      </w:r>
      <w:r w:rsidR="00B94519" w:rsidRPr="00A32ACB">
        <w:rPr>
          <w:b/>
          <w:bCs/>
          <w:color w:val="auto"/>
          <w:sz w:val="28"/>
          <w:szCs w:val="28"/>
        </w:rPr>
        <w:t xml:space="preserve"> Findings by Service</w:t>
      </w:r>
      <w:bookmarkEnd w:id="55"/>
    </w:p>
    <w:p w14:paraId="1595093D" w14:textId="52F9ADC5" w:rsidR="001405A1" w:rsidRDefault="0087082B" w:rsidP="00B87F87">
      <w:pPr>
        <w:ind w:firstLine="720"/>
        <w:jc w:val="both"/>
        <w:rPr>
          <w:sz w:val="22"/>
          <w:szCs w:val="22"/>
        </w:rPr>
      </w:pPr>
      <w:r w:rsidRPr="00C02D7B">
        <w:rPr>
          <w:noProof/>
          <w:sz w:val="22"/>
          <w:szCs w:val="22"/>
        </w:rPr>
        <w:drawing>
          <wp:anchor distT="0" distB="0" distL="114300" distR="114300" simplePos="0" relativeHeight="251698176" behindDoc="0" locked="0" layoutInCell="1" allowOverlap="1" wp14:anchorId="6E01DEB3" wp14:editId="13CE415F">
            <wp:simplePos x="0" y="0"/>
            <wp:positionH relativeFrom="margin">
              <wp:posOffset>103505</wp:posOffset>
            </wp:positionH>
            <wp:positionV relativeFrom="paragraph">
              <wp:posOffset>814705</wp:posOffset>
            </wp:positionV>
            <wp:extent cx="5486400" cy="3047365"/>
            <wp:effectExtent l="19050" t="19050" r="19050" b="19685"/>
            <wp:wrapTopAndBottom/>
            <wp:docPr id="101" name="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hart1.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86400" cy="3047365"/>
                    </a:xfrm>
                    <a:prstGeom prst="rect">
                      <a:avLst/>
                    </a:prstGeom>
                    <a:ln w="3175">
                      <a:solidFill>
                        <a:schemeClr val="tx1"/>
                      </a:solidFill>
                    </a:ln>
                  </pic:spPr>
                </pic:pic>
              </a:graphicData>
            </a:graphic>
          </wp:anchor>
        </w:drawing>
      </w:r>
      <w:r w:rsidR="001405A1" w:rsidRPr="00C02D7B">
        <w:rPr>
          <w:sz w:val="22"/>
          <w:szCs w:val="22"/>
        </w:rPr>
        <w:t>The following sections present findings per service, combining heuristic review observations with survey and interview data. Each section includes a current experience summary, pain points with severity and frequency, supporting evidence from respondents, and preliminary requirement implications.</w:t>
      </w:r>
    </w:p>
    <w:p w14:paraId="3ECCCB68" w14:textId="4F8C30C3" w:rsidR="0087082B" w:rsidRDefault="0087082B" w:rsidP="00B87F87">
      <w:pPr>
        <w:ind w:firstLine="720"/>
        <w:jc w:val="both"/>
        <w:rPr>
          <w:i/>
          <w:iCs/>
          <w:color w:val="666666"/>
        </w:rPr>
      </w:pPr>
      <w:r w:rsidRPr="00C02D7B">
        <w:rPr>
          <w:noProof/>
          <w:sz w:val="22"/>
          <w:szCs w:val="22"/>
        </w:rPr>
        <mc:AlternateContent>
          <mc:Choice Requires="wps">
            <w:drawing>
              <wp:anchor distT="0" distB="0" distL="114300" distR="114300" simplePos="0" relativeHeight="251642880" behindDoc="0" locked="0" layoutInCell="1" allowOverlap="1" wp14:anchorId="5B9B95F0" wp14:editId="32BBABD8">
                <wp:simplePos x="0" y="0"/>
                <wp:positionH relativeFrom="margin">
                  <wp:align>center</wp:align>
                </wp:positionH>
                <wp:positionV relativeFrom="paragraph">
                  <wp:posOffset>3276600</wp:posOffset>
                </wp:positionV>
                <wp:extent cx="5486400" cy="635"/>
                <wp:effectExtent l="0" t="0" r="0" b="8255"/>
                <wp:wrapTopAndBottom/>
                <wp:docPr id="66096529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9DF937B" w14:textId="48E37D90" w:rsidR="003763D2" w:rsidRPr="00681567" w:rsidRDefault="003763D2" w:rsidP="003763D2">
                            <w:pPr>
                              <w:pStyle w:val="Caption"/>
                              <w:jc w:val="center"/>
                              <w:rPr>
                                <w:b/>
                                <w:bCs/>
                                <w:i w:val="0"/>
                                <w:iCs w:val="0"/>
                                <w:noProof/>
                                <w:color w:val="auto"/>
                                <w:sz w:val="22"/>
                                <w:szCs w:val="22"/>
                              </w:rPr>
                            </w:pPr>
                            <w:bookmarkStart w:id="56" w:name="_Toc236912940"/>
                            <w:r w:rsidRPr="00681567">
                              <w:rPr>
                                <w:b/>
                                <w:bCs/>
                                <w:i w:val="0"/>
                                <w:iCs w:val="0"/>
                                <w:color w:val="auto"/>
                                <w:sz w:val="22"/>
                                <w:szCs w:val="22"/>
                              </w:rPr>
                              <w:t xml:space="preserve">Figure </w:t>
                            </w:r>
                            <w:r w:rsidRPr="00681567">
                              <w:rPr>
                                <w:b/>
                                <w:bCs/>
                                <w:i w:val="0"/>
                                <w:iCs w:val="0"/>
                                <w:color w:val="auto"/>
                                <w:sz w:val="22"/>
                                <w:szCs w:val="22"/>
                              </w:rPr>
                              <w:fldChar w:fldCharType="begin"/>
                            </w:r>
                            <w:r w:rsidRPr="00681567">
                              <w:rPr>
                                <w:b/>
                                <w:bCs/>
                                <w:i w:val="0"/>
                                <w:iCs w:val="0"/>
                                <w:color w:val="auto"/>
                                <w:sz w:val="22"/>
                                <w:szCs w:val="22"/>
                              </w:rPr>
                              <w:instrText xml:space="preserve"> SEQ Figure \* ARABIC </w:instrText>
                            </w:r>
                            <w:r w:rsidRPr="00681567">
                              <w:rPr>
                                <w:b/>
                                <w:bCs/>
                                <w:i w:val="0"/>
                                <w:iCs w:val="0"/>
                                <w:color w:val="auto"/>
                                <w:sz w:val="22"/>
                                <w:szCs w:val="22"/>
                              </w:rPr>
                              <w:fldChar w:fldCharType="separate"/>
                            </w:r>
                            <w:r w:rsidRPr="00681567">
                              <w:rPr>
                                <w:b/>
                                <w:bCs/>
                                <w:i w:val="0"/>
                                <w:iCs w:val="0"/>
                                <w:noProof/>
                                <w:color w:val="auto"/>
                                <w:sz w:val="22"/>
                                <w:szCs w:val="22"/>
                              </w:rPr>
                              <w:t>24</w:t>
                            </w:r>
                            <w:r w:rsidRPr="00681567">
                              <w:rPr>
                                <w:b/>
                                <w:bCs/>
                                <w:i w:val="0"/>
                                <w:iCs w:val="0"/>
                                <w:color w:val="auto"/>
                                <w:sz w:val="22"/>
                                <w:szCs w:val="22"/>
                              </w:rPr>
                              <w:fldChar w:fldCharType="end"/>
                            </w:r>
                            <w:r w:rsidRPr="00681567">
                              <w:rPr>
                                <w:b/>
                                <w:bCs/>
                                <w:i w:val="0"/>
                                <w:iCs w:val="0"/>
                                <w:color w:val="auto"/>
                                <w:sz w:val="22"/>
                                <w:szCs w:val="22"/>
                              </w:rPr>
                              <w:t>: Service usage vs. problem-flagging rate — patient survey (n=74).</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9B95F0" id="_x0000_s1046" type="#_x0000_t202" style="position:absolute;left:0;text-align:left;margin-left:0;margin-top:258pt;width:6in;height:.05pt;z-index:2516428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9fGQ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" stroked="f">
                <v:textbox style="mso-fit-shape-to-text:t" inset="0,0,0,0">
                  <w:txbxContent>
                    <w:p w14:paraId="49DF937B" w14:textId="48E37D90" w:rsidR="003763D2" w:rsidRPr="00681567" w:rsidRDefault="003763D2" w:rsidP="003763D2">
                      <w:pPr>
                        <w:pStyle w:val="Caption"/>
                        <w:jc w:val="center"/>
                        <w:rPr>
                          <w:b/>
                          <w:bCs/>
                          <w:i w:val="0"/>
                          <w:iCs w:val="0"/>
                          <w:noProof/>
                          <w:color w:val="auto"/>
                          <w:sz w:val="22"/>
                          <w:szCs w:val="22"/>
                        </w:rPr>
                      </w:pPr>
                      <w:bookmarkStart w:id="75" w:name="_Toc236912940"/>
                      <w:r w:rsidRPr="00681567">
                        <w:rPr>
                          <w:b/>
                          <w:bCs/>
                          <w:i w:val="0"/>
                          <w:iCs w:val="0"/>
                          <w:color w:val="auto"/>
                          <w:sz w:val="22"/>
                          <w:szCs w:val="22"/>
                        </w:rPr>
                        <w:t xml:space="preserve">Figure </w:t>
                      </w:r>
                      <w:r w:rsidRPr="00681567">
                        <w:rPr>
                          <w:b/>
                          <w:bCs/>
                          <w:i w:val="0"/>
                          <w:iCs w:val="0"/>
                          <w:color w:val="auto"/>
                          <w:sz w:val="22"/>
                          <w:szCs w:val="22"/>
                        </w:rPr>
                        <w:fldChar w:fldCharType="begin"/>
                      </w:r>
                      <w:r w:rsidRPr="00681567">
                        <w:rPr>
                          <w:b/>
                          <w:bCs/>
                          <w:i w:val="0"/>
                          <w:iCs w:val="0"/>
                          <w:color w:val="auto"/>
                          <w:sz w:val="22"/>
                          <w:szCs w:val="22"/>
                        </w:rPr>
                        <w:instrText xml:space="preserve"> SEQ Figure \* ARABIC </w:instrText>
                      </w:r>
                      <w:r w:rsidRPr="00681567">
                        <w:rPr>
                          <w:b/>
                          <w:bCs/>
                          <w:i w:val="0"/>
                          <w:iCs w:val="0"/>
                          <w:color w:val="auto"/>
                          <w:sz w:val="22"/>
                          <w:szCs w:val="22"/>
                        </w:rPr>
                        <w:fldChar w:fldCharType="separate"/>
                      </w:r>
                      <w:r w:rsidRPr="00681567">
                        <w:rPr>
                          <w:b/>
                          <w:bCs/>
                          <w:i w:val="0"/>
                          <w:iCs w:val="0"/>
                          <w:noProof/>
                          <w:color w:val="auto"/>
                          <w:sz w:val="22"/>
                          <w:szCs w:val="22"/>
                        </w:rPr>
                        <w:t>24</w:t>
                      </w:r>
                      <w:r w:rsidRPr="00681567">
                        <w:rPr>
                          <w:b/>
                          <w:bCs/>
                          <w:i w:val="0"/>
                          <w:iCs w:val="0"/>
                          <w:color w:val="auto"/>
                          <w:sz w:val="22"/>
                          <w:szCs w:val="22"/>
                        </w:rPr>
                        <w:fldChar w:fldCharType="end"/>
                      </w:r>
                      <w:r w:rsidRPr="00681567">
                        <w:rPr>
                          <w:b/>
                          <w:bCs/>
                          <w:i w:val="0"/>
                          <w:iCs w:val="0"/>
                          <w:color w:val="auto"/>
                          <w:sz w:val="22"/>
                          <w:szCs w:val="22"/>
                        </w:rPr>
                        <w:t>: Service usage vs. problem-flagging rate — patient survey (n=74).</w:t>
                      </w:r>
                      <w:bookmarkEnd w:id="75"/>
                    </w:p>
                  </w:txbxContent>
                </v:textbox>
                <w10:wrap type="topAndBottom" anchorx="margin"/>
              </v:shape>
            </w:pict>
          </mc:Fallback>
        </mc:AlternateContent>
      </w:r>
    </w:p>
    <w:p w14:paraId="3D538768" w14:textId="6499D750" w:rsidR="00620FF6" w:rsidRDefault="00620FF6" w:rsidP="00B87F87">
      <w:pPr>
        <w:spacing w:after="100"/>
        <w:jc w:val="both"/>
      </w:pPr>
    </w:p>
    <w:p w14:paraId="10A5CC5D" w14:textId="21514A92" w:rsidR="002C2FBB" w:rsidRPr="004E7AE7" w:rsidRDefault="001A0078" w:rsidP="00B87F87">
      <w:pPr>
        <w:pStyle w:val="Heading2"/>
        <w:spacing w:after="240"/>
        <w:jc w:val="both"/>
        <w:rPr>
          <w:b/>
          <w:bCs/>
          <w:color w:val="auto"/>
        </w:rPr>
      </w:pPr>
      <w:bookmarkStart w:id="57" w:name="_Toc236913094"/>
      <w:r w:rsidRPr="004E7AE7">
        <w:rPr>
          <w:b/>
          <w:bCs/>
          <w:color w:val="auto"/>
        </w:rPr>
        <w:t xml:space="preserve">3.5.1 </w:t>
      </w:r>
      <w:r w:rsidR="00B94519" w:rsidRPr="004E7AE7">
        <w:rPr>
          <w:b/>
          <w:bCs/>
          <w:color w:val="auto"/>
        </w:rPr>
        <w:t>Booking Appointments</w:t>
      </w:r>
      <w:bookmarkEnd w:id="57"/>
    </w:p>
    <w:p w14:paraId="0C03134C" w14:textId="67C5A657" w:rsidR="003763D2" w:rsidRPr="002D343C" w:rsidRDefault="003763D2" w:rsidP="00B87F87">
      <w:pPr>
        <w:jc w:val="both"/>
        <w:rPr>
          <w:b/>
          <w:bCs/>
          <w:color w:val="215E99" w:themeColor="text2" w:themeTint="BF"/>
          <w:sz w:val="26"/>
          <w:szCs w:val="26"/>
        </w:rPr>
      </w:pPr>
      <w:r w:rsidRPr="002D343C">
        <w:rPr>
          <w:b/>
          <w:bCs/>
          <w:color w:val="215E99" w:themeColor="text2" w:themeTint="BF"/>
          <w:sz w:val="26"/>
          <w:szCs w:val="26"/>
        </w:rPr>
        <w:t>Current Experience Summary</w:t>
      </w:r>
    </w:p>
    <w:p w14:paraId="6736A877" w14:textId="77777777" w:rsidR="00EC0E77" w:rsidRPr="00EC0E77" w:rsidRDefault="00EC0E77" w:rsidP="00B87F87">
      <w:pPr>
        <w:jc w:val="both"/>
        <w:rPr>
          <w:sz w:val="24"/>
          <w:szCs w:val="24"/>
        </w:rPr>
      </w:pPr>
    </w:p>
    <w:p w14:paraId="539EB957" w14:textId="5ED863FC" w:rsidR="001A0078" w:rsidRPr="002D343C" w:rsidRDefault="001405A1" w:rsidP="00B87F87">
      <w:pPr>
        <w:ind w:firstLine="720"/>
        <w:jc w:val="both"/>
        <w:rPr>
          <w:sz w:val="22"/>
          <w:szCs w:val="22"/>
        </w:rPr>
      </w:pPr>
      <w:r w:rsidRPr="00DD1531">
        <w:rPr>
          <w:sz w:val="22"/>
          <w:szCs w:val="22"/>
        </w:rPr>
        <w:t>Booking is the most visible and most-used e-service in Sehati, with 91% of patient respondents (67 of 74) reporting they used it in the past 6–12 months, and 93% of stakeholders (13 of 14) interacting with it operationally. Despite strong awareness, it is also the most problematic service: 65% of patients (48 of 74) flagged it as causing the most problems, and 50% of stakeholders (7 of 14) confirmed it creates operational challenges.</w:t>
      </w:r>
    </w:p>
    <w:p w14:paraId="7CE0E386" w14:textId="77777777" w:rsidR="00A36C97" w:rsidRPr="002D343C" w:rsidRDefault="001405A1" w:rsidP="00B87F87">
      <w:pPr>
        <w:spacing w:after="120" w:line="276" w:lineRule="auto"/>
        <w:jc w:val="both"/>
        <w:rPr>
          <w:sz w:val="22"/>
          <w:szCs w:val="22"/>
        </w:rPr>
      </w:pPr>
      <w:r w:rsidRPr="002D343C">
        <w:rPr>
          <w:sz w:val="22"/>
          <w:szCs w:val="22"/>
        </w:rPr>
        <w:t xml:space="preserve">The current flow is </w:t>
      </w:r>
      <w:r w:rsidRPr="002D343C">
        <w:rPr>
          <w:b/>
          <w:bCs/>
          <w:sz w:val="22"/>
          <w:szCs w:val="22"/>
        </w:rPr>
        <w:t>doctor-centric</w:t>
      </w:r>
      <w:r w:rsidRPr="002D343C">
        <w:rPr>
          <w:sz w:val="22"/>
          <w:szCs w:val="22"/>
        </w:rPr>
        <w:t>:</w:t>
      </w:r>
    </w:p>
    <w:p w14:paraId="2B4E5DDA" w14:textId="57D41C10" w:rsidR="001A0078" w:rsidRPr="00A36C97" w:rsidRDefault="001405A1" w:rsidP="00B87F87">
      <w:pPr>
        <w:spacing w:after="120" w:line="276" w:lineRule="auto"/>
        <w:jc w:val="both"/>
        <w:rPr>
          <w:b/>
          <w:bCs/>
          <w:sz w:val="22"/>
          <w:szCs w:val="22"/>
        </w:rPr>
      </w:pPr>
      <w:r w:rsidRPr="002D343C">
        <w:rPr>
          <w:b/>
          <w:bCs/>
          <w:sz w:val="22"/>
          <w:szCs w:val="22"/>
        </w:rPr>
        <w:t>Pick specialty → Pick doctor → Check dates → Switch doctor if unavailable → Select date → Select time</w:t>
      </w:r>
    </w:p>
    <w:p w14:paraId="02969719" w14:textId="7A0A909C" w:rsidR="0087082B" w:rsidRDefault="001405A1" w:rsidP="00B87F87">
      <w:pPr>
        <w:spacing w:after="120" w:line="276" w:lineRule="auto"/>
        <w:ind w:firstLine="720"/>
        <w:jc w:val="both"/>
        <w:rPr>
          <w:sz w:val="22"/>
          <w:szCs w:val="22"/>
        </w:rPr>
      </w:pPr>
      <w:r>
        <w:rPr>
          <w:sz w:val="22"/>
          <w:szCs w:val="22"/>
        </w:rPr>
        <w:t>Users who want the earliest available slot must repeat the doctor-selection step to compare availability. The dominant complaint across both surveys is appointment unavailability</w:t>
      </w:r>
      <w:r w:rsidR="0098609A">
        <w:rPr>
          <w:sz w:val="22"/>
          <w:szCs w:val="22"/>
        </w:rPr>
        <w:t xml:space="preserve"> </w:t>
      </w:r>
      <w:r>
        <w:rPr>
          <w:sz w:val="22"/>
          <w:szCs w:val="22"/>
        </w:rPr>
        <w:t>respondents described appointments as consistently full, limited to one or two doctors, or showing availability that does not match the actual health center schedule. Multiple respondents reported being forced to visit their health center in person because the digital booking showed no slots while the clinic itself was not busy.</w:t>
      </w:r>
      <w:r w:rsidR="00A36C97">
        <w:rPr>
          <w:sz w:val="22"/>
          <w:szCs w:val="22"/>
        </w:rPr>
        <w:t xml:space="preserve"> </w:t>
      </w:r>
      <w:r w:rsidR="00E96795">
        <w:rPr>
          <w:sz w:val="22"/>
          <w:szCs w:val="22"/>
        </w:rPr>
        <w:t xml:space="preserve">In addition, </w:t>
      </w:r>
      <w:r>
        <w:rPr>
          <w:sz w:val="22"/>
          <w:szCs w:val="22"/>
        </w:rPr>
        <w:t>Session timeouts and system crashes during booking were reported by multiple respondents</w:t>
      </w:r>
      <w:r w:rsidR="00E96795">
        <w:rPr>
          <w:sz w:val="22"/>
          <w:szCs w:val="22"/>
        </w:rPr>
        <w:t>.</w:t>
      </w:r>
    </w:p>
    <w:p w14:paraId="1916859E" w14:textId="77777777" w:rsidR="002D343C" w:rsidRPr="00BA0F5A" w:rsidRDefault="002D343C" w:rsidP="00B87F87">
      <w:pPr>
        <w:spacing w:after="120" w:line="276" w:lineRule="auto"/>
        <w:ind w:firstLine="720"/>
        <w:jc w:val="both"/>
        <w:rPr>
          <w:sz w:val="22"/>
          <w:szCs w:val="22"/>
        </w:rPr>
      </w:pPr>
    </w:p>
    <w:p w14:paraId="557DC093" w14:textId="77777777" w:rsidR="007C2041" w:rsidRPr="00BA0F5A" w:rsidRDefault="007C2041" w:rsidP="00B87F87">
      <w:pPr>
        <w:spacing w:after="120" w:line="276" w:lineRule="auto"/>
        <w:ind w:firstLine="720"/>
        <w:jc w:val="both"/>
        <w:rPr>
          <w:sz w:val="22"/>
          <w:szCs w:val="22"/>
        </w:rPr>
      </w:pPr>
    </w:p>
    <w:p w14:paraId="4DC93D8C" w14:textId="0899FAFF" w:rsidR="00961D6E" w:rsidRPr="007C2041" w:rsidRDefault="00D7598C" w:rsidP="00B87F87">
      <w:pPr>
        <w:spacing w:after="240"/>
        <w:jc w:val="both"/>
        <w:rPr>
          <w:b/>
          <w:bCs/>
          <w:sz w:val="26"/>
          <w:szCs w:val="26"/>
        </w:rPr>
      </w:pPr>
      <w:r w:rsidRPr="007C2041">
        <w:rPr>
          <w:b/>
          <w:bCs/>
          <w:sz w:val="26"/>
          <w:szCs w:val="26"/>
        </w:rPr>
        <w:lastRenderedPageBreak/>
        <w:t xml:space="preserve"> </w:t>
      </w:r>
      <w:r w:rsidR="00B94519" w:rsidRPr="007C2041">
        <w:rPr>
          <w:b/>
          <w:bCs/>
          <w:color w:val="215E99" w:themeColor="text2" w:themeTint="BF"/>
          <w:sz w:val="26"/>
          <w:szCs w:val="26"/>
        </w:rPr>
        <w:t>Pain Points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1800"/>
      </w:tblGrid>
      <w:tr w:rsidR="001405A1" w14:paraId="12A41196" w14:textId="77777777" w:rsidTr="001A65DD">
        <w:tc>
          <w:tcPr>
            <w:tcW w:w="4500" w:type="dxa"/>
            <w:shd w:val="clear" w:color="auto" w:fill="1F3864"/>
          </w:tcPr>
          <w:p w14:paraId="2A00F667" w14:textId="77777777" w:rsidR="001405A1" w:rsidRDefault="001405A1" w:rsidP="00B87F87">
            <w:pPr>
              <w:jc w:val="both"/>
            </w:pPr>
            <w:r>
              <w:rPr>
                <w:b/>
                <w:bCs/>
                <w:color w:val="FFFFFF"/>
              </w:rPr>
              <w:t>Pain Point</w:t>
            </w:r>
          </w:p>
        </w:tc>
        <w:tc>
          <w:tcPr>
            <w:tcW w:w="1500" w:type="dxa"/>
            <w:shd w:val="clear" w:color="auto" w:fill="1F3864"/>
          </w:tcPr>
          <w:p w14:paraId="01F99DBF" w14:textId="77777777" w:rsidR="001405A1" w:rsidRDefault="001405A1" w:rsidP="00B87F87">
            <w:pPr>
              <w:jc w:val="both"/>
            </w:pPr>
            <w:r>
              <w:rPr>
                <w:b/>
                <w:bCs/>
                <w:color w:val="FFFFFF"/>
              </w:rPr>
              <w:t>Severity (H/M/L)</w:t>
            </w:r>
          </w:p>
        </w:tc>
        <w:tc>
          <w:tcPr>
            <w:tcW w:w="1500" w:type="dxa"/>
            <w:shd w:val="clear" w:color="auto" w:fill="1F3864"/>
          </w:tcPr>
          <w:p w14:paraId="60255112" w14:textId="77777777" w:rsidR="001405A1" w:rsidRDefault="001405A1" w:rsidP="00B87F87">
            <w:pPr>
              <w:jc w:val="both"/>
            </w:pPr>
            <w:r>
              <w:rPr>
                <w:b/>
                <w:bCs/>
                <w:color w:val="FFFFFF"/>
              </w:rPr>
              <w:t>Frequency Reported</w:t>
            </w:r>
          </w:p>
        </w:tc>
      </w:tr>
      <w:tr w:rsidR="001405A1" w14:paraId="179CD854" w14:textId="77777777" w:rsidTr="001A65DD">
        <w:tc>
          <w:tcPr>
            <w:tcW w:w="4500" w:type="dxa"/>
          </w:tcPr>
          <w:p w14:paraId="3B435D24" w14:textId="77777777" w:rsidR="001405A1" w:rsidRDefault="001405A1" w:rsidP="00B87F87">
            <w:pPr>
              <w:spacing w:after="40"/>
              <w:jc w:val="both"/>
            </w:pPr>
            <w:r>
              <w:t>Doctor-first flow blocks users who prioritize timing over a specific doctor</w:t>
            </w:r>
          </w:p>
        </w:tc>
        <w:tc>
          <w:tcPr>
            <w:tcW w:w="1500" w:type="dxa"/>
          </w:tcPr>
          <w:p w14:paraId="22590A04" w14:textId="77777777" w:rsidR="001405A1" w:rsidRDefault="001405A1" w:rsidP="00B87F87">
            <w:pPr>
              <w:spacing w:after="40"/>
              <w:jc w:val="both"/>
            </w:pPr>
            <w:r>
              <w:rPr>
                <w:b/>
                <w:bCs/>
              </w:rPr>
              <w:t>H</w:t>
            </w:r>
          </w:p>
        </w:tc>
        <w:tc>
          <w:tcPr>
            <w:tcW w:w="1500" w:type="dxa"/>
          </w:tcPr>
          <w:p w14:paraId="4CE2106C" w14:textId="77777777" w:rsidR="001405A1" w:rsidRDefault="001405A1" w:rsidP="00B87F87">
            <w:pPr>
              <w:spacing w:after="40"/>
              <w:jc w:val="both"/>
            </w:pPr>
            <w:r>
              <w:t>48/74 patients</w:t>
            </w:r>
          </w:p>
        </w:tc>
      </w:tr>
      <w:tr w:rsidR="001405A1" w14:paraId="3452A264" w14:textId="77777777" w:rsidTr="001A65DD">
        <w:tc>
          <w:tcPr>
            <w:tcW w:w="4500" w:type="dxa"/>
          </w:tcPr>
          <w:p w14:paraId="7723C0DD" w14:textId="77777777" w:rsidR="001405A1" w:rsidRDefault="001405A1" w:rsidP="00B87F87">
            <w:pPr>
              <w:spacing w:after="40"/>
              <w:jc w:val="both"/>
            </w:pPr>
            <w:r>
              <w:t>Appointment slots shown as unavailable while health centers are not at capacity</w:t>
            </w:r>
          </w:p>
        </w:tc>
        <w:tc>
          <w:tcPr>
            <w:tcW w:w="1500" w:type="dxa"/>
          </w:tcPr>
          <w:p w14:paraId="31AAE0E3" w14:textId="77777777" w:rsidR="001405A1" w:rsidRDefault="001405A1" w:rsidP="00B87F87">
            <w:pPr>
              <w:spacing w:after="40"/>
              <w:jc w:val="both"/>
            </w:pPr>
            <w:r>
              <w:rPr>
                <w:b/>
                <w:bCs/>
              </w:rPr>
              <w:t>H</w:t>
            </w:r>
          </w:p>
        </w:tc>
        <w:tc>
          <w:tcPr>
            <w:tcW w:w="1500" w:type="dxa"/>
          </w:tcPr>
          <w:p w14:paraId="03822F06" w14:textId="77777777" w:rsidR="001405A1" w:rsidRDefault="001405A1" w:rsidP="00B87F87">
            <w:pPr>
              <w:spacing w:after="40"/>
              <w:jc w:val="both"/>
            </w:pPr>
            <w:r>
              <w:t>~30 mentions</w:t>
            </w:r>
          </w:p>
        </w:tc>
      </w:tr>
      <w:tr w:rsidR="001405A1" w14:paraId="38379A4D" w14:textId="77777777" w:rsidTr="001A65DD">
        <w:tc>
          <w:tcPr>
            <w:tcW w:w="4500" w:type="dxa"/>
          </w:tcPr>
          <w:p w14:paraId="612CAC6B" w14:textId="77777777" w:rsidR="001405A1" w:rsidRDefault="001405A1" w:rsidP="00B87F87">
            <w:pPr>
              <w:spacing w:after="40"/>
              <w:jc w:val="both"/>
            </w:pPr>
            <w:r>
              <w:t>No visible way to see all earliest available slots across doctors</w:t>
            </w:r>
          </w:p>
        </w:tc>
        <w:tc>
          <w:tcPr>
            <w:tcW w:w="1500" w:type="dxa"/>
          </w:tcPr>
          <w:p w14:paraId="09DF79C3" w14:textId="77777777" w:rsidR="001405A1" w:rsidRDefault="001405A1" w:rsidP="00B87F87">
            <w:pPr>
              <w:spacing w:after="40"/>
              <w:jc w:val="both"/>
            </w:pPr>
            <w:r>
              <w:rPr>
                <w:b/>
                <w:bCs/>
              </w:rPr>
              <w:t>H</w:t>
            </w:r>
          </w:p>
        </w:tc>
        <w:tc>
          <w:tcPr>
            <w:tcW w:w="1500" w:type="dxa"/>
          </w:tcPr>
          <w:p w14:paraId="5D4EEF1A" w14:textId="77777777" w:rsidR="001405A1" w:rsidRDefault="001405A1" w:rsidP="00B87F87">
            <w:pPr>
              <w:spacing w:after="40"/>
              <w:jc w:val="both"/>
            </w:pPr>
            <w:r>
              <w:t>Heuristic + survey</w:t>
            </w:r>
          </w:p>
        </w:tc>
      </w:tr>
      <w:tr w:rsidR="001405A1" w14:paraId="6C681FC7" w14:textId="77777777" w:rsidTr="001A65DD">
        <w:tc>
          <w:tcPr>
            <w:tcW w:w="4500" w:type="dxa"/>
          </w:tcPr>
          <w:p w14:paraId="48275E5A" w14:textId="77777777" w:rsidR="001405A1" w:rsidRDefault="001405A1" w:rsidP="00B87F87">
            <w:pPr>
              <w:spacing w:after="40"/>
              <w:jc w:val="both"/>
            </w:pPr>
            <w:r>
              <w:t>System crashes, timeouts, and 'out of order' errors during booking</w:t>
            </w:r>
          </w:p>
        </w:tc>
        <w:tc>
          <w:tcPr>
            <w:tcW w:w="1500" w:type="dxa"/>
          </w:tcPr>
          <w:p w14:paraId="295B8F7E" w14:textId="77777777" w:rsidR="001405A1" w:rsidRDefault="001405A1" w:rsidP="00B87F87">
            <w:pPr>
              <w:spacing w:after="40"/>
              <w:jc w:val="both"/>
            </w:pPr>
            <w:r>
              <w:rPr>
                <w:b/>
                <w:bCs/>
              </w:rPr>
              <w:t>H</w:t>
            </w:r>
          </w:p>
        </w:tc>
        <w:tc>
          <w:tcPr>
            <w:tcW w:w="1500" w:type="dxa"/>
          </w:tcPr>
          <w:p w14:paraId="389CA4B9" w14:textId="77777777" w:rsidR="001405A1" w:rsidRDefault="001405A1" w:rsidP="00B87F87">
            <w:pPr>
              <w:spacing w:after="40"/>
              <w:jc w:val="both"/>
            </w:pPr>
            <w:r>
              <w:t>~10 mentions</w:t>
            </w:r>
          </w:p>
        </w:tc>
      </w:tr>
      <w:tr w:rsidR="001405A1" w14:paraId="7BE9B289" w14:textId="77777777" w:rsidTr="001A65DD">
        <w:tc>
          <w:tcPr>
            <w:tcW w:w="4500" w:type="dxa"/>
          </w:tcPr>
          <w:p w14:paraId="7197F593" w14:textId="77777777" w:rsidR="001405A1" w:rsidRDefault="001405A1" w:rsidP="00B87F87">
            <w:pPr>
              <w:spacing w:after="40"/>
              <w:jc w:val="both"/>
            </w:pPr>
            <w:r>
              <w:t>No evening/night appointment slots available</w:t>
            </w:r>
          </w:p>
        </w:tc>
        <w:tc>
          <w:tcPr>
            <w:tcW w:w="1500" w:type="dxa"/>
          </w:tcPr>
          <w:p w14:paraId="6DB4F1F9" w14:textId="77777777" w:rsidR="001405A1" w:rsidRDefault="001405A1" w:rsidP="00B87F87">
            <w:pPr>
              <w:spacing w:after="40"/>
              <w:jc w:val="both"/>
            </w:pPr>
            <w:r>
              <w:rPr>
                <w:b/>
                <w:bCs/>
              </w:rPr>
              <w:t>M</w:t>
            </w:r>
          </w:p>
        </w:tc>
        <w:tc>
          <w:tcPr>
            <w:tcW w:w="1500" w:type="dxa"/>
          </w:tcPr>
          <w:p w14:paraId="51B3DB1C" w14:textId="77777777" w:rsidR="001405A1" w:rsidRDefault="001405A1" w:rsidP="00B87F87">
            <w:pPr>
              <w:spacing w:after="40"/>
              <w:jc w:val="both"/>
            </w:pPr>
            <w:r>
              <w:t>2 mentions</w:t>
            </w:r>
          </w:p>
        </w:tc>
      </w:tr>
      <w:tr w:rsidR="001405A1" w14:paraId="12923B04" w14:textId="77777777" w:rsidTr="001A65DD">
        <w:tc>
          <w:tcPr>
            <w:tcW w:w="4500" w:type="dxa"/>
          </w:tcPr>
          <w:p w14:paraId="4F732B27" w14:textId="77777777" w:rsidR="001405A1" w:rsidRDefault="001405A1" w:rsidP="00B87F87">
            <w:pPr>
              <w:spacing w:after="40"/>
              <w:jc w:val="both"/>
            </w:pPr>
            <w:r>
              <w:t>Dense UI with small tap targets — difficult for elderly users</w:t>
            </w:r>
          </w:p>
        </w:tc>
        <w:tc>
          <w:tcPr>
            <w:tcW w:w="1500" w:type="dxa"/>
          </w:tcPr>
          <w:p w14:paraId="104B5AE7" w14:textId="77777777" w:rsidR="001405A1" w:rsidRDefault="001405A1" w:rsidP="00B87F87">
            <w:pPr>
              <w:spacing w:after="40"/>
              <w:jc w:val="both"/>
            </w:pPr>
            <w:r>
              <w:rPr>
                <w:b/>
                <w:bCs/>
              </w:rPr>
              <w:t>M</w:t>
            </w:r>
          </w:p>
        </w:tc>
        <w:tc>
          <w:tcPr>
            <w:tcW w:w="1500" w:type="dxa"/>
          </w:tcPr>
          <w:p w14:paraId="35EAFA54" w14:textId="77777777" w:rsidR="001405A1" w:rsidRDefault="001405A1" w:rsidP="00B87F87">
            <w:pPr>
              <w:spacing w:after="40"/>
              <w:jc w:val="both"/>
            </w:pPr>
            <w:r>
              <w:t>Stakeholder + heuristic</w:t>
            </w:r>
          </w:p>
        </w:tc>
      </w:tr>
      <w:tr w:rsidR="001405A1" w14:paraId="19BCA5FB" w14:textId="77777777" w:rsidTr="001A65DD">
        <w:tc>
          <w:tcPr>
            <w:tcW w:w="4500" w:type="dxa"/>
          </w:tcPr>
          <w:p w14:paraId="0EEEBB68" w14:textId="77777777" w:rsidR="001405A1" w:rsidRDefault="001405A1" w:rsidP="00B87F87">
            <w:pPr>
              <w:spacing w:after="40"/>
              <w:jc w:val="both"/>
            </w:pPr>
            <w:r>
              <w:t>No appointment reminders or notifications</w:t>
            </w:r>
          </w:p>
        </w:tc>
        <w:tc>
          <w:tcPr>
            <w:tcW w:w="1500" w:type="dxa"/>
          </w:tcPr>
          <w:p w14:paraId="77984C09" w14:textId="77777777" w:rsidR="001405A1" w:rsidRDefault="001405A1" w:rsidP="00B87F87">
            <w:pPr>
              <w:spacing w:after="40"/>
              <w:jc w:val="both"/>
            </w:pPr>
            <w:r>
              <w:rPr>
                <w:b/>
                <w:bCs/>
              </w:rPr>
              <w:t>M</w:t>
            </w:r>
          </w:p>
        </w:tc>
        <w:tc>
          <w:tcPr>
            <w:tcW w:w="1500" w:type="dxa"/>
          </w:tcPr>
          <w:p w14:paraId="28A9EB82" w14:textId="77777777" w:rsidR="001405A1" w:rsidRDefault="001405A1" w:rsidP="00B87F87">
            <w:pPr>
              <w:spacing w:after="40"/>
              <w:jc w:val="both"/>
            </w:pPr>
            <w:r>
              <w:t>Heuristic review</w:t>
            </w:r>
          </w:p>
        </w:tc>
      </w:tr>
      <w:tr w:rsidR="001405A1" w14:paraId="545ADE13" w14:textId="77777777" w:rsidTr="001A65DD">
        <w:tc>
          <w:tcPr>
            <w:tcW w:w="4500" w:type="dxa"/>
          </w:tcPr>
          <w:p w14:paraId="75385A28" w14:textId="77777777" w:rsidR="001405A1" w:rsidRDefault="001405A1" w:rsidP="00B87F87">
            <w:pPr>
              <w:spacing w:after="40"/>
              <w:jc w:val="both"/>
            </w:pPr>
            <w:r>
              <w:t>No dental appointment booking available through the app</w:t>
            </w:r>
          </w:p>
        </w:tc>
        <w:tc>
          <w:tcPr>
            <w:tcW w:w="1500" w:type="dxa"/>
          </w:tcPr>
          <w:p w14:paraId="0DE7B7C8" w14:textId="77777777" w:rsidR="001405A1" w:rsidRDefault="001405A1" w:rsidP="00B87F87">
            <w:pPr>
              <w:spacing w:after="40"/>
              <w:jc w:val="both"/>
            </w:pPr>
            <w:r>
              <w:rPr>
                <w:b/>
                <w:bCs/>
              </w:rPr>
              <w:t>M</w:t>
            </w:r>
          </w:p>
        </w:tc>
        <w:tc>
          <w:tcPr>
            <w:tcW w:w="1500" w:type="dxa"/>
          </w:tcPr>
          <w:p w14:paraId="0D8221E4" w14:textId="77777777" w:rsidR="001405A1" w:rsidRDefault="001405A1" w:rsidP="00B87F87">
            <w:pPr>
              <w:spacing w:after="40"/>
              <w:jc w:val="both"/>
            </w:pPr>
            <w:r>
              <w:t>3 mentions</w:t>
            </w:r>
          </w:p>
        </w:tc>
      </w:tr>
    </w:tbl>
    <w:p w14:paraId="1FBB4E92" w14:textId="77777777" w:rsidR="00D7598C" w:rsidRDefault="00D7598C" w:rsidP="00B87F87">
      <w:pPr>
        <w:jc w:val="both"/>
        <w:rPr>
          <w:b/>
          <w:bCs/>
          <w:sz w:val="24"/>
          <w:szCs w:val="24"/>
        </w:rPr>
      </w:pPr>
    </w:p>
    <w:p w14:paraId="4DC93D96" w14:textId="2DA4A0D8" w:rsidR="00961D6E" w:rsidRPr="00F9748E" w:rsidRDefault="00B94519" w:rsidP="00B87F87">
      <w:pPr>
        <w:jc w:val="both"/>
        <w:rPr>
          <w:b/>
          <w:bCs/>
          <w:color w:val="215E99" w:themeColor="text2" w:themeTint="BF"/>
          <w:sz w:val="26"/>
          <w:szCs w:val="26"/>
        </w:rPr>
      </w:pPr>
      <w:r w:rsidRPr="00F9748E">
        <w:rPr>
          <w:b/>
          <w:bCs/>
          <w:color w:val="215E99" w:themeColor="text2" w:themeTint="BF"/>
          <w:sz w:val="26"/>
          <w:szCs w:val="26"/>
        </w:rPr>
        <w:t>Supporting Evidence</w:t>
      </w:r>
    </w:p>
    <w:p w14:paraId="7E4E701D" w14:textId="77777777" w:rsidR="00D7598C" w:rsidRPr="00D7598C" w:rsidRDefault="00D7598C" w:rsidP="00B87F87">
      <w:pPr>
        <w:jc w:val="both"/>
        <w:rPr>
          <w:b/>
          <w:bCs/>
          <w:sz w:val="24"/>
          <w:szCs w:val="24"/>
        </w:rPr>
      </w:pPr>
    </w:p>
    <w:p w14:paraId="3A72A112" w14:textId="77777777" w:rsidR="001405A1" w:rsidRDefault="001405A1" w:rsidP="00B87F87">
      <w:pPr>
        <w:spacing w:after="120" w:line="276" w:lineRule="auto"/>
        <w:jc w:val="both"/>
      </w:pPr>
      <w:r>
        <w:rPr>
          <w:sz w:val="22"/>
          <w:szCs w:val="22"/>
        </w:rPr>
        <w:t>Patient survey respondents described the following experiences (paraphrased and anonymized):</w:t>
      </w:r>
    </w:p>
    <w:p w14:paraId="5A9A0BA0" w14:textId="77777777" w:rsidR="001405A1" w:rsidRDefault="001405A1" w:rsidP="00B87F87">
      <w:pPr>
        <w:pStyle w:val="ListParagraph"/>
        <w:numPr>
          <w:ilvl w:val="0"/>
          <w:numId w:val="28"/>
        </w:numPr>
        <w:spacing w:after="60"/>
        <w:jc w:val="both"/>
      </w:pPr>
      <w:r>
        <w:rPr>
          <w:sz w:val="22"/>
          <w:szCs w:val="22"/>
        </w:rPr>
        <w:t>P4: "Most of the time there are no appointments, or the system just doesn't work."</w:t>
      </w:r>
    </w:p>
    <w:p w14:paraId="62BCDC07" w14:textId="77777777" w:rsidR="001405A1" w:rsidRDefault="001405A1" w:rsidP="00B87F87">
      <w:pPr>
        <w:pStyle w:val="ListParagraph"/>
        <w:numPr>
          <w:ilvl w:val="0"/>
          <w:numId w:val="28"/>
        </w:numPr>
        <w:spacing w:after="60"/>
        <w:jc w:val="both"/>
      </w:pPr>
      <w:r>
        <w:rPr>
          <w:sz w:val="22"/>
          <w:szCs w:val="22"/>
        </w:rPr>
        <w:t>P33: "No appointments available, but when you go to the center in person you find it nearly empty."</w:t>
      </w:r>
    </w:p>
    <w:p w14:paraId="0251EFC2" w14:textId="77777777" w:rsidR="001405A1" w:rsidRDefault="001405A1" w:rsidP="00B87F87">
      <w:pPr>
        <w:pStyle w:val="ListParagraph"/>
        <w:numPr>
          <w:ilvl w:val="0"/>
          <w:numId w:val="28"/>
        </w:numPr>
        <w:spacing w:after="60"/>
        <w:jc w:val="both"/>
      </w:pPr>
      <w:r>
        <w:rPr>
          <w:sz w:val="22"/>
          <w:szCs w:val="22"/>
        </w:rPr>
        <w:t xml:space="preserve">P36: "Appointments </w:t>
      </w:r>
      <w:proofErr w:type="gramStart"/>
      <w:r>
        <w:rPr>
          <w:sz w:val="22"/>
          <w:szCs w:val="22"/>
        </w:rPr>
        <w:t>not</w:t>
      </w:r>
      <w:proofErr w:type="gramEnd"/>
      <w:r>
        <w:rPr>
          <w:sz w:val="22"/>
          <w:szCs w:val="22"/>
        </w:rPr>
        <w:t xml:space="preserve"> available most of the time and now </w:t>
      </w:r>
      <w:proofErr w:type="gramStart"/>
      <w:r>
        <w:rPr>
          <w:sz w:val="22"/>
          <w:szCs w:val="22"/>
        </w:rPr>
        <w:t>it doesn't</w:t>
      </w:r>
      <w:proofErr w:type="gramEnd"/>
      <w:r>
        <w:rPr>
          <w:sz w:val="22"/>
          <w:szCs w:val="22"/>
        </w:rPr>
        <w:t xml:space="preserve"> work unless I visit the health center to assign a family doctor."</w:t>
      </w:r>
    </w:p>
    <w:p w14:paraId="1C679895" w14:textId="77777777" w:rsidR="001405A1" w:rsidRDefault="001405A1" w:rsidP="00B87F87">
      <w:pPr>
        <w:pStyle w:val="ListParagraph"/>
        <w:numPr>
          <w:ilvl w:val="0"/>
          <w:numId w:val="28"/>
        </w:numPr>
        <w:spacing w:after="60"/>
        <w:jc w:val="both"/>
      </w:pPr>
      <w:r>
        <w:rPr>
          <w:sz w:val="22"/>
          <w:szCs w:val="22"/>
        </w:rPr>
        <w:t>P41: "No appointments available at my health center with any doctor across multiple time periods I tried."</w:t>
      </w:r>
    </w:p>
    <w:p w14:paraId="4D553AF6" w14:textId="77777777" w:rsidR="001405A1" w:rsidRDefault="001405A1" w:rsidP="00B87F87">
      <w:pPr>
        <w:pStyle w:val="ListParagraph"/>
        <w:numPr>
          <w:ilvl w:val="0"/>
          <w:numId w:val="28"/>
        </w:numPr>
        <w:spacing w:after="60"/>
        <w:jc w:val="both"/>
      </w:pPr>
      <w:r>
        <w:rPr>
          <w:sz w:val="22"/>
          <w:szCs w:val="22"/>
        </w:rPr>
        <w:t>P52: "Many [problems], mainly appointments filling up quickly and system glitches."</w:t>
      </w:r>
    </w:p>
    <w:p w14:paraId="59C3CE00" w14:textId="77777777" w:rsidR="001405A1" w:rsidRDefault="001405A1" w:rsidP="00B87F87">
      <w:pPr>
        <w:pStyle w:val="ListParagraph"/>
        <w:numPr>
          <w:ilvl w:val="0"/>
          <w:numId w:val="28"/>
        </w:numPr>
        <w:spacing w:after="60"/>
        <w:jc w:val="both"/>
      </w:pPr>
      <w:r>
        <w:rPr>
          <w:sz w:val="22"/>
          <w:szCs w:val="22"/>
        </w:rPr>
        <w:t>P64: "Sehati relies on only one or two doctors, making it hard to book, forcing you to go to the health center."</w:t>
      </w:r>
    </w:p>
    <w:p w14:paraId="47C2BFA6" w14:textId="12348A79" w:rsidR="001405A1" w:rsidRDefault="001405A1" w:rsidP="00B87F87">
      <w:pPr>
        <w:pStyle w:val="ListParagraph"/>
        <w:numPr>
          <w:ilvl w:val="0"/>
          <w:numId w:val="28"/>
        </w:numPr>
        <w:spacing w:after="60"/>
        <w:jc w:val="both"/>
      </w:pPr>
      <w:r>
        <w:rPr>
          <w:sz w:val="22"/>
          <w:szCs w:val="22"/>
        </w:rPr>
        <w:t>P74: "Appointments are unrealistic</w:t>
      </w:r>
      <w:r w:rsidR="00E63C1D">
        <w:rPr>
          <w:sz w:val="22"/>
          <w:szCs w:val="22"/>
        </w:rPr>
        <w:t xml:space="preserve"> </w:t>
      </w:r>
      <w:r>
        <w:rPr>
          <w:sz w:val="22"/>
          <w:szCs w:val="22"/>
        </w:rPr>
        <w:t>the system shows no availability, but when you go to the center, doctors have no patients."</w:t>
      </w:r>
    </w:p>
    <w:p w14:paraId="40A38B4A" w14:textId="1311E180" w:rsidR="00E63C1D" w:rsidRPr="00F9748E" w:rsidRDefault="001405A1" w:rsidP="00B87F87">
      <w:pPr>
        <w:pStyle w:val="ListParagraph"/>
        <w:numPr>
          <w:ilvl w:val="0"/>
          <w:numId w:val="28"/>
        </w:numPr>
        <w:spacing w:after="60"/>
        <w:jc w:val="both"/>
      </w:pPr>
      <w:r>
        <w:rPr>
          <w:sz w:val="22"/>
          <w:szCs w:val="22"/>
        </w:rPr>
        <w:t>Stakeholder R4: "Since these services depend on external systems and are the most-used services, access should be easy and fast."</w:t>
      </w:r>
    </w:p>
    <w:p w14:paraId="3DCCF3B2" w14:textId="77777777" w:rsidR="00F9748E" w:rsidRDefault="00F9748E" w:rsidP="00B87F87">
      <w:pPr>
        <w:pStyle w:val="ListParagraph"/>
        <w:spacing w:after="60"/>
        <w:ind w:left="720"/>
        <w:jc w:val="both"/>
      </w:pPr>
    </w:p>
    <w:p w14:paraId="4DC93D98" w14:textId="77777777" w:rsidR="00961D6E" w:rsidRPr="00F9748E" w:rsidRDefault="00B94519" w:rsidP="00B87F87">
      <w:pPr>
        <w:spacing w:after="240"/>
        <w:jc w:val="both"/>
        <w:rPr>
          <w:b/>
          <w:bCs/>
          <w:color w:val="215E99" w:themeColor="text2" w:themeTint="BF"/>
          <w:sz w:val="26"/>
          <w:szCs w:val="26"/>
        </w:rPr>
      </w:pPr>
      <w:r w:rsidRPr="00F9748E">
        <w:rPr>
          <w:b/>
          <w:bCs/>
          <w:color w:val="215E99" w:themeColor="text2" w:themeTint="BF"/>
          <w:sz w:val="26"/>
          <w:szCs w:val="26"/>
        </w:rPr>
        <w:t>Preliminary Requirement Implications</w:t>
      </w:r>
    </w:p>
    <w:p w14:paraId="1075BD96" w14:textId="77777777" w:rsidR="001405A1" w:rsidRDefault="001405A1" w:rsidP="00B87F87">
      <w:pPr>
        <w:pStyle w:val="ListParagraph"/>
        <w:numPr>
          <w:ilvl w:val="0"/>
          <w:numId w:val="28"/>
        </w:numPr>
        <w:spacing w:after="60"/>
        <w:jc w:val="both"/>
      </w:pPr>
      <w:r>
        <w:rPr>
          <w:sz w:val="22"/>
          <w:szCs w:val="22"/>
        </w:rPr>
        <w:t>SRS-APT-001 — Support both doctor-first and time-first booking paths.</w:t>
      </w:r>
    </w:p>
    <w:p w14:paraId="0FF6E116" w14:textId="77777777" w:rsidR="001405A1" w:rsidRDefault="001405A1" w:rsidP="00B87F87">
      <w:pPr>
        <w:pStyle w:val="ListParagraph"/>
        <w:numPr>
          <w:ilvl w:val="0"/>
          <w:numId w:val="28"/>
        </w:numPr>
        <w:spacing w:after="60"/>
        <w:jc w:val="both"/>
      </w:pPr>
      <w:r>
        <w:rPr>
          <w:sz w:val="22"/>
          <w:szCs w:val="22"/>
        </w:rPr>
        <w:t>SRS-APT-001 — Show all available slots across doctors in a single view.</w:t>
      </w:r>
    </w:p>
    <w:p w14:paraId="0D25C84F" w14:textId="77777777" w:rsidR="001405A1" w:rsidRDefault="001405A1" w:rsidP="00B87F87">
      <w:pPr>
        <w:pStyle w:val="ListParagraph"/>
        <w:numPr>
          <w:ilvl w:val="0"/>
          <w:numId w:val="28"/>
        </w:numPr>
        <w:spacing w:after="60"/>
        <w:jc w:val="both"/>
      </w:pPr>
      <w:r>
        <w:rPr>
          <w:sz w:val="22"/>
          <w:szCs w:val="22"/>
        </w:rPr>
        <w:t>SRS-NFR-002 — Large tap targets, plain-language labels, elderly-friendly UI.</w:t>
      </w:r>
    </w:p>
    <w:p w14:paraId="7D8244D4" w14:textId="77777777" w:rsidR="001405A1" w:rsidRDefault="001405A1" w:rsidP="00B87F87">
      <w:pPr>
        <w:pStyle w:val="ListParagraph"/>
        <w:numPr>
          <w:ilvl w:val="0"/>
          <w:numId w:val="28"/>
        </w:numPr>
        <w:spacing w:after="60"/>
        <w:jc w:val="both"/>
      </w:pPr>
      <w:r>
        <w:rPr>
          <w:sz w:val="22"/>
          <w:szCs w:val="22"/>
        </w:rPr>
        <w:t xml:space="preserve">SRS-NFR-003 — Core booking actions must </w:t>
      </w:r>
      <w:proofErr w:type="gramStart"/>
      <w:r>
        <w:rPr>
          <w:sz w:val="22"/>
          <w:szCs w:val="22"/>
        </w:rPr>
        <w:t>complete</w:t>
      </w:r>
      <w:proofErr w:type="gramEnd"/>
      <w:r>
        <w:rPr>
          <w:sz w:val="22"/>
          <w:szCs w:val="22"/>
        </w:rPr>
        <w:t xml:space="preserve"> within 3 seconds.</w:t>
      </w:r>
    </w:p>
    <w:p w14:paraId="099779D2" w14:textId="77777777" w:rsidR="001405A1" w:rsidRPr="007706A7" w:rsidRDefault="001405A1" w:rsidP="00B87F87">
      <w:pPr>
        <w:pStyle w:val="ListParagraph"/>
        <w:numPr>
          <w:ilvl w:val="0"/>
          <w:numId w:val="28"/>
        </w:numPr>
        <w:spacing w:after="60"/>
        <w:jc w:val="both"/>
      </w:pPr>
      <w:r>
        <w:rPr>
          <w:sz w:val="22"/>
          <w:szCs w:val="22"/>
        </w:rPr>
        <w:t>SRS-NFR-004 — Atomic transactions with graceful recovery from failure.</w:t>
      </w:r>
    </w:p>
    <w:p w14:paraId="0AA0F1B9" w14:textId="77777777" w:rsidR="007706A7" w:rsidRDefault="007706A7" w:rsidP="00B87F87">
      <w:pPr>
        <w:pStyle w:val="ListParagraph"/>
        <w:spacing w:after="60"/>
        <w:ind w:left="720"/>
        <w:jc w:val="both"/>
      </w:pPr>
    </w:p>
    <w:p w14:paraId="720B915C" w14:textId="7740B0D4" w:rsidR="009E0B00" w:rsidRPr="00AD5395" w:rsidRDefault="0044261C" w:rsidP="00B87F87">
      <w:pPr>
        <w:pStyle w:val="Heading2"/>
        <w:jc w:val="both"/>
        <w:rPr>
          <w:b/>
          <w:bCs/>
          <w:color w:val="000000" w:themeColor="text1"/>
        </w:rPr>
      </w:pPr>
      <w:bookmarkStart w:id="58" w:name="_Toc236913095"/>
      <w:r w:rsidRPr="00AD5395">
        <w:rPr>
          <w:b/>
          <w:bCs/>
          <w:color w:val="000000" w:themeColor="text1"/>
        </w:rPr>
        <w:t xml:space="preserve">3.5.2 </w:t>
      </w:r>
      <w:r w:rsidR="00B94519" w:rsidRPr="00AD5395">
        <w:rPr>
          <w:b/>
          <w:bCs/>
          <w:color w:val="000000" w:themeColor="text1"/>
        </w:rPr>
        <w:t>Vaccination Records &amp; Certificate</w:t>
      </w:r>
      <w:bookmarkEnd w:id="58"/>
    </w:p>
    <w:p w14:paraId="60564BEF" w14:textId="77777777" w:rsidR="00C34825" w:rsidRPr="007A7025" w:rsidRDefault="00C34825" w:rsidP="00B87F87">
      <w:pPr>
        <w:spacing w:before="240" w:after="240"/>
        <w:jc w:val="both"/>
        <w:rPr>
          <w:b/>
          <w:bCs/>
          <w:color w:val="215E99" w:themeColor="text2" w:themeTint="BF"/>
          <w:sz w:val="26"/>
          <w:szCs w:val="26"/>
        </w:rPr>
      </w:pPr>
      <w:r w:rsidRPr="007A7025">
        <w:rPr>
          <w:b/>
          <w:bCs/>
          <w:color w:val="215E99" w:themeColor="text2" w:themeTint="BF"/>
          <w:sz w:val="26"/>
          <w:szCs w:val="26"/>
        </w:rPr>
        <w:t>Current Experience Summary</w:t>
      </w:r>
    </w:p>
    <w:p w14:paraId="6EA74534" w14:textId="285222BE" w:rsidR="001405A1" w:rsidRDefault="001405A1" w:rsidP="00B87F87">
      <w:pPr>
        <w:spacing w:after="120" w:line="276" w:lineRule="auto"/>
        <w:ind w:firstLine="720"/>
        <w:jc w:val="both"/>
        <w:rPr>
          <w:sz w:val="22"/>
          <w:szCs w:val="22"/>
        </w:rPr>
      </w:pPr>
      <w:r>
        <w:rPr>
          <w:sz w:val="22"/>
          <w:szCs w:val="22"/>
        </w:rPr>
        <w:t xml:space="preserve">Straightforward to use — viewing vaccination history and downloading records both </w:t>
      </w:r>
      <w:proofErr w:type="gramStart"/>
      <w:r>
        <w:rPr>
          <w:sz w:val="22"/>
          <w:szCs w:val="22"/>
        </w:rPr>
        <w:t>work</w:t>
      </w:r>
      <w:proofErr w:type="gramEnd"/>
      <w:r>
        <w:rPr>
          <w:sz w:val="22"/>
          <w:szCs w:val="22"/>
        </w:rPr>
        <w:t xml:space="preserve"> reliably for most users. The service was used by 15% of patients (11 of 74) and 36% of stakeholders (5 of 14). 8% of patients (6 of 74) flagged it as problematic, with the primary </w:t>
      </w:r>
      <w:proofErr w:type="gramStart"/>
      <w:r>
        <w:rPr>
          <w:sz w:val="22"/>
          <w:szCs w:val="22"/>
        </w:rPr>
        <w:t>issues being</w:t>
      </w:r>
      <w:proofErr w:type="gramEnd"/>
      <w:r>
        <w:rPr>
          <w:sz w:val="22"/>
          <w:szCs w:val="22"/>
        </w:rPr>
        <w:t xml:space="preserve"> missing records, </w:t>
      </w:r>
      <w:r>
        <w:rPr>
          <w:sz w:val="22"/>
          <w:szCs w:val="22"/>
        </w:rPr>
        <w:lastRenderedPageBreak/>
        <w:t xml:space="preserve">slow response times during document operations, and session timeouts. </w:t>
      </w:r>
      <w:r w:rsidRPr="00FD2BC3">
        <w:rPr>
          <w:sz w:val="22"/>
          <w:szCs w:val="22"/>
        </w:rPr>
        <w:t>Stakeholders confirmed that complaints about missing or incorrect vaccination records are reported.</w:t>
      </w:r>
    </w:p>
    <w:p w14:paraId="4DC93D9D" w14:textId="77777777" w:rsidR="00961D6E" w:rsidRPr="00D050CE" w:rsidRDefault="00B94519" w:rsidP="00B87F87">
      <w:pPr>
        <w:spacing w:before="240" w:after="240"/>
        <w:jc w:val="both"/>
        <w:rPr>
          <w:b/>
          <w:bCs/>
          <w:color w:val="215E99" w:themeColor="text2" w:themeTint="BF"/>
          <w:sz w:val="26"/>
          <w:szCs w:val="26"/>
        </w:rPr>
      </w:pPr>
      <w:r w:rsidRPr="00D050CE">
        <w:rPr>
          <w:b/>
          <w:bCs/>
          <w:color w:val="215E99" w:themeColor="text2" w:themeTint="BF"/>
          <w:sz w:val="26"/>
          <w:szCs w:val="26"/>
        </w:rPr>
        <w:t>Pain Points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1800"/>
      </w:tblGrid>
      <w:tr w:rsidR="001405A1" w14:paraId="3F041BF3" w14:textId="77777777" w:rsidTr="001A65DD">
        <w:tc>
          <w:tcPr>
            <w:tcW w:w="4500" w:type="dxa"/>
            <w:shd w:val="clear" w:color="auto" w:fill="1F3864"/>
          </w:tcPr>
          <w:p w14:paraId="617F3C78" w14:textId="77777777" w:rsidR="001405A1" w:rsidRDefault="001405A1" w:rsidP="00B87F87">
            <w:pPr>
              <w:jc w:val="both"/>
            </w:pPr>
            <w:r>
              <w:rPr>
                <w:b/>
                <w:bCs/>
                <w:color w:val="FFFFFF"/>
              </w:rPr>
              <w:t>Pain Point</w:t>
            </w:r>
          </w:p>
        </w:tc>
        <w:tc>
          <w:tcPr>
            <w:tcW w:w="1500" w:type="dxa"/>
            <w:shd w:val="clear" w:color="auto" w:fill="1F3864"/>
          </w:tcPr>
          <w:p w14:paraId="693FA2DB" w14:textId="77777777" w:rsidR="001405A1" w:rsidRDefault="001405A1" w:rsidP="00B87F87">
            <w:pPr>
              <w:jc w:val="both"/>
            </w:pPr>
            <w:r>
              <w:rPr>
                <w:b/>
                <w:bCs/>
                <w:color w:val="FFFFFF"/>
              </w:rPr>
              <w:t>Severity (H/M/L)</w:t>
            </w:r>
          </w:p>
        </w:tc>
        <w:tc>
          <w:tcPr>
            <w:tcW w:w="1500" w:type="dxa"/>
            <w:shd w:val="clear" w:color="auto" w:fill="1F3864"/>
          </w:tcPr>
          <w:p w14:paraId="49578E8A" w14:textId="77777777" w:rsidR="001405A1" w:rsidRDefault="001405A1" w:rsidP="00B87F87">
            <w:pPr>
              <w:jc w:val="both"/>
            </w:pPr>
            <w:r>
              <w:rPr>
                <w:b/>
                <w:bCs/>
                <w:color w:val="FFFFFF"/>
              </w:rPr>
              <w:t>Frequency Reported</w:t>
            </w:r>
          </w:p>
        </w:tc>
      </w:tr>
      <w:tr w:rsidR="001405A1" w14:paraId="1B693F19" w14:textId="77777777" w:rsidTr="001A65DD">
        <w:tc>
          <w:tcPr>
            <w:tcW w:w="4500" w:type="dxa"/>
          </w:tcPr>
          <w:p w14:paraId="1BB10EA0" w14:textId="77777777" w:rsidR="001405A1" w:rsidRDefault="001405A1" w:rsidP="00B87F87">
            <w:pPr>
              <w:spacing w:after="40"/>
              <w:jc w:val="both"/>
            </w:pPr>
            <w:r>
              <w:t>Missing vaccination records not reflected in the system</w:t>
            </w:r>
          </w:p>
        </w:tc>
        <w:tc>
          <w:tcPr>
            <w:tcW w:w="1500" w:type="dxa"/>
          </w:tcPr>
          <w:p w14:paraId="728ABF54" w14:textId="77777777" w:rsidR="001405A1" w:rsidRDefault="001405A1" w:rsidP="00B87F87">
            <w:pPr>
              <w:spacing w:after="40"/>
              <w:jc w:val="both"/>
            </w:pPr>
            <w:r>
              <w:rPr>
                <w:b/>
                <w:bCs/>
              </w:rPr>
              <w:t>H</w:t>
            </w:r>
          </w:p>
        </w:tc>
        <w:tc>
          <w:tcPr>
            <w:tcW w:w="1500" w:type="dxa"/>
          </w:tcPr>
          <w:p w14:paraId="4FDAE3FD" w14:textId="77777777" w:rsidR="001405A1" w:rsidRDefault="001405A1" w:rsidP="00B87F87">
            <w:pPr>
              <w:spacing w:after="40"/>
              <w:jc w:val="both"/>
            </w:pPr>
            <w:r>
              <w:t>Stakeholder R12</w:t>
            </w:r>
          </w:p>
        </w:tc>
      </w:tr>
      <w:tr w:rsidR="001405A1" w14:paraId="105150DA" w14:textId="77777777" w:rsidTr="001A65DD">
        <w:tc>
          <w:tcPr>
            <w:tcW w:w="4500" w:type="dxa"/>
          </w:tcPr>
          <w:p w14:paraId="2FA661EC" w14:textId="77777777" w:rsidR="001405A1" w:rsidRDefault="001405A1" w:rsidP="00B87F87">
            <w:pPr>
              <w:spacing w:after="40"/>
              <w:jc w:val="both"/>
            </w:pPr>
            <w:r>
              <w:t>Frequent session timeouts cause loss of entered data</w:t>
            </w:r>
          </w:p>
        </w:tc>
        <w:tc>
          <w:tcPr>
            <w:tcW w:w="1500" w:type="dxa"/>
          </w:tcPr>
          <w:p w14:paraId="1D076B49" w14:textId="77777777" w:rsidR="001405A1" w:rsidRDefault="001405A1" w:rsidP="00B87F87">
            <w:pPr>
              <w:spacing w:after="40"/>
              <w:jc w:val="both"/>
            </w:pPr>
            <w:r>
              <w:rPr>
                <w:b/>
                <w:bCs/>
              </w:rPr>
              <w:t>H</w:t>
            </w:r>
          </w:p>
        </w:tc>
        <w:tc>
          <w:tcPr>
            <w:tcW w:w="1500" w:type="dxa"/>
          </w:tcPr>
          <w:p w14:paraId="40AB8D1C" w14:textId="77777777" w:rsidR="001405A1" w:rsidRDefault="001405A1" w:rsidP="00B87F87">
            <w:pPr>
              <w:spacing w:after="40"/>
              <w:jc w:val="both"/>
            </w:pPr>
            <w:r>
              <w:t>Heuristic + survey</w:t>
            </w:r>
          </w:p>
        </w:tc>
      </w:tr>
      <w:tr w:rsidR="001405A1" w14:paraId="2696C773" w14:textId="77777777" w:rsidTr="001A65DD">
        <w:tc>
          <w:tcPr>
            <w:tcW w:w="4500" w:type="dxa"/>
          </w:tcPr>
          <w:p w14:paraId="1A978155" w14:textId="77777777" w:rsidR="001405A1" w:rsidRPr="0075712A" w:rsidRDefault="001405A1" w:rsidP="00B87F87">
            <w:pPr>
              <w:spacing w:after="40"/>
              <w:jc w:val="both"/>
            </w:pPr>
            <w:r w:rsidRPr="0075712A">
              <w:t>System downtime without prior warning</w:t>
            </w:r>
          </w:p>
        </w:tc>
        <w:tc>
          <w:tcPr>
            <w:tcW w:w="1500" w:type="dxa"/>
          </w:tcPr>
          <w:p w14:paraId="41494DF4" w14:textId="77777777" w:rsidR="001405A1" w:rsidRDefault="001405A1" w:rsidP="00B87F87">
            <w:pPr>
              <w:spacing w:after="40"/>
              <w:jc w:val="both"/>
            </w:pPr>
            <w:r>
              <w:rPr>
                <w:b/>
                <w:bCs/>
              </w:rPr>
              <w:t>H</w:t>
            </w:r>
          </w:p>
        </w:tc>
        <w:tc>
          <w:tcPr>
            <w:tcW w:w="1500" w:type="dxa"/>
          </w:tcPr>
          <w:p w14:paraId="34406CB2" w14:textId="77777777" w:rsidR="001405A1" w:rsidRDefault="001405A1" w:rsidP="00B87F87">
            <w:pPr>
              <w:spacing w:after="40"/>
              <w:jc w:val="both"/>
            </w:pPr>
            <w:r>
              <w:t>Heuristic review</w:t>
            </w:r>
          </w:p>
        </w:tc>
      </w:tr>
      <w:tr w:rsidR="001405A1" w14:paraId="27C292DE" w14:textId="77777777" w:rsidTr="001A65DD">
        <w:tc>
          <w:tcPr>
            <w:tcW w:w="4500" w:type="dxa"/>
          </w:tcPr>
          <w:p w14:paraId="016E5801" w14:textId="77777777" w:rsidR="001405A1" w:rsidRDefault="001405A1" w:rsidP="00B87F87">
            <w:pPr>
              <w:spacing w:after="40"/>
              <w:jc w:val="both"/>
            </w:pPr>
            <w:r>
              <w:t>Slow response times when uploading documents</w:t>
            </w:r>
          </w:p>
        </w:tc>
        <w:tc>
          <w:tcPr>
            <w:tcW w:w="1500" w:type="dxa"/>
          </w:tcPr>
          <w:p w14:paraId="0132CDF2" w14:textId="77777777" w:rsidR="001405A1" w:rsidRDefault="001405A1" w:rsidP="00B87F87">
            <w:pPr>
              <w:spacing w:after="40"/>
              <w:jc w:val="both"/>
            </w:pPr>
            <w:r>
              <w:rPr>
                <w:b/>
                <w:bCs/>
              </w:rPr>
              <w:t>M</w:t>
            </w:r>
          </w:p>
        </w:tc>
        <w:tc>
          <w:tcPr>
            <w:tcW w:w="1500" w:type="dxa"/>
          </w:tcPr>
          <w:p w14:paraId="15137D82" w14:textId="77777777" w:rsidR="001405A1" w:rsidRDefault="001405A1" w:rsidP="00B87F87">
            <w:pPr>
              <w:spacing w:after="40"/>
              <w:jc w:val="both"/>
            </w:pPr>
            <w:r>
              <w:t>Heuristic + R2</w:t>
            </w:r>
          </w:p>
        </w:tc>
      </w:tr>
    </w:tbl>
    <w:p w14:paraId="4DC93DA7" w14:textId="77777777" w:rsidR="00961D6E" w:rsidRPr="00D050CE" w:rsidRDefault="00B94519" w:rsidP="00B87F87">
      <w:pPr>
        <w:spacing w:before="240" w:after="240"/>
        <w:jc w:val="both"/>
        <w:rPr>
          <w:b/>
          <w:bCs/>
          <w:color w:val="215E99" w:themeColor="text2" w:themeTint="BF"/>
          <w:sz w:val="26"/>
          <w:szCs w:val="26"/>
        </w:rPr>
      </w:pPr>
      <w:r w:rsidRPr="00D050CE">
        <w:rPr>
          <w:b/>
          <w:bCs/>
          <w:color w:val="215E99" w:themeColor="text2" w:themeTint="BF"/>
          <w:sz w:val="26"/>
          <w:szCs w:val="26"/>
        </w:rPr>
        <w:t>Supporting Evidence</w:t>
      </w:r>
    </w:p>
    <w:p w14:paraId="1EB966F6" w14:textId="77777777" w:rsidR="001405A1" w:rsidRDefault="001405A1" w:rsidP="00B87F87">
      <w:pPr>
        <w:pStyle w:val="ListParagraph"/>
        <w:numPr>
          <w:ilvl w:val="0"/>
          <w:numId w:val="28"/>
        </w:numPr>
        <w:spacing w:after="60"/>
        <w:jc w:val="both"/>
      </w:pPr>
      <w:r>
        <w:rPr>
          <w:sz w:val="22"/>
          <w:szCs w:val="22"/>
        </w:rPr>
        <w:t>Stakeholder R12: "Missing vaccines" identified as a recurring operational challenge.</w:t>
      </w:r>
    </w:p>
    <w:p w14:paraId="49AFA0A4" w14:textId="77777777" w:rsidR="001405A1" w:rsidRDefault="001405A1" w:rsidP="00B87F87">
      <w:pPr>
        <w:pStyle w:val="ListParagraph"/>
        <w:numPr>
          <w:ilvl w:val="0"/>
          <w:numId w:val="28"/>
        </w:numPr>
        <w:spacing w:after="60"/>
        <w:jc w:val="both"/>
      </w:pPr>
      <w:r>
        <w:rPr>
          <w:sz w:val="22"/>
          <w:szCs w:val="22"/>
        </w:rPr>
        <w:t>Stakeholder R2: "File size is too big, wrong format" — reported as upload/download issue.</w:t>
      </w:r>
    </w:p>
    <w:p w14:paraId="71B29309" w14:textId="77777777" w:rsidR="001405A1" w:rsidRDefault="001405A1" w:rsidP="00B87F87">
      <w:pPr>
        <w:pStyle w:val="ListParagraph"/>
        <w:numPr>
          <w:ilvl w:val="0"/>
          <w:numId w:val="28"/>
        </w:numPr>
        <w:spacing w:after="60"/>
        <w:jc w:val="both"/>
      </w:pPr>
      <w:r>
        <w:rPr>
          <w:sz w:val="22"/>
          <w:szCs w:val="22"/>
        </w:rPr>
        <w:t xml:space="preserve">Stakeholder R4: "Users do not know the permitted file type or maximum upload </w:t>
      </w:r>
      <w:proofErr w:type="gramStart"/>
      <w:r>
        <w:rPr>
          <w:sz w:val="22"/>
          <w:szCs w:val="22"/>
        </w:rPr>
        <w:t>size, and</w:t>
      </w:r>
      <w:proofErr w:type="gramEnd"/>
      <w:r>
        <w:rPr>
          <w:sz w:val="22"/>
          <w:szCs w:val="22"/>
        </w:rPr>
        <w:t xml:space="preserve"> may select the wrong file by mistake."</w:t>
      </w:r>
    </w:p>
    <w:p w14:paraId="6ABFA9D7" w14:textId="77777777" w:rsidR="001405A1" w:rsidRDefault="001405A1" w:rsidP="00B87F87">
      <w:pPr>
        <w:pStyle w:val="ListParagraph"/>
        <w:numPr>
          <w:ilvl w:val="0"/>
          <w:numId w:val="28"/>
        </w:numPr>
        <w:spacing w:after="60"/>
        <w:jc w:val="both"/>
      </w:pPr>
      <w:r>
        <w:rPr>
          <w:sz w:val="22"/>
          <w:szCs w:val="22"/>
        </w:rPr>
        <w:t>Patient P32: "There are no blood test reports available" — expectation mismatch on what records are included.</w:t>
      </w:r>
    </w:p>
    <w:p w14:paraId="4DC93DA9" w14:textId="77777777" w:rsidR="00961D6E" w:rsidRPr="00D050CE" w:rsidRDefault="00B94519" w:rsidP="00B87F87">
      <w:pPr>
        <w:spacing w:before="240" w:after="240"/>
        <w:jc w:val="both"/>
        <w:rPr>
          <w:b/>
          <w:bCs/>
          <w:color w:val="215E99" w:themeColor="text2" w:themeTint="BF"/>
          <w:sz w:val="26"/>
          <w:szCs w:val="26"/>
        </w:rPr>
      </w:pPr>
      <w:r w:rsidRPr="00D050CE">
        <w:rPr>
          <w:b/>
          <w:bCs/>
          <w:color w:val="215E99" w:themeColor="text2" w:themeTint="BF"/>
          <w:sz w:val="26"/>
          <w:szCs w:val="26"/>
        </w:rPr>
        <w:t>Preliminary Requirement Implications</w:t>
      </w:r>
    </w:p>
    <w:p w14:paraId="17B4F5C5" w14:textId="77777777" w:rsidR="001405A1" w:rsidRDefault="001405A1" w:rsidP="00B87F87">
      <w:pPr>
        <w:pStyle w:val="ListParagraph"/>
        <w:numPr>
          <w:ilvl w:val="0"/>
          <w:numId w:val="28"/>
        </w:numPr>
        <w:spacing w:after="60"/>
        <w:jc w:val="both"/>
      </w:pPr>
      <w:r>
        <w:rPr>
          <w:sz w:val="22"/>
          <w:szCs w:val="22"/>
        </w:rPr>
        <w:t>SRS-VAC-001 — Display comprehensive vaccination history with missing-record flagging.</w:t>
      </w:r>
    </w:p>
    <w:p w14:paraId="1445529F" w14:textId="77777777" w:rsidR="001405A1" w:rsidRDefault="001405A1" w:rsidP="00B87F87">
      <w:pPr>
        <w:pStyle w:val="ListParagraph"/>
        <w:numPr>
          <w:ilvl w:val="0"/>
          <w:numId w:val="28"/>
        </w:numPr>
        <w:spacing w:after="60"/>
        <w:jc w:val="both"/>
      </w:pPr>
      <w:r>
        <w:rPr>
          <w:sz w:val="22"/>
          <w:szCs w:val="22"/>
        </w:rPr>
        <w:t>SRS-NFR-003 — Performance target of 3 seconds for core actions, progress indicators for uploads.</w:t>
      </w:r>
    </w:p>
    <w:p w14:paraId="427F5F40" w14:textId="77777777" w:rsidR="001405A1" w:rsidRDefault="001405A1" w:rsidP="00B87F87">
      <w:pPr>
        <w:pStyle w:val="ListParagraph"/>
        <w:numPr>
          <w:ilvl w:val="0"/>
          <w:numId w:val="28"/>
        </w:numPr>
        <w:spacing w:after="60"/>
        <w:jc w:val="both"/>
      </w:pPr>
      <w:r>
        <w:rPr>
          <w:sz w:val="22"/>
          <w:szCs w:val="22"/>
        </w:rPr>
        <w:t>SRS-NFR-004 — Atomic transactions, form-state persistence on timeout.</w:t>
      </w:r>
    </w:p>
    <w:p w14:paraId="2B75EAA6" w14:textId="77777777" w:rsidR="001405A1" w:rsidRDefault="001405A1" w:rsidP="00B87F87">
      <w:pPr>
        <w:pStyle w:val="ListParagraph"/>
        <w:numPr>
          <w:ilvl w:val="0"/>
          <w:numId w:val="28"/>
        </w:numPr>
        <w:spacing w:after="60"/>
        <w:jc w:val="both"/>
      </w:pPr>
      <w:r>
        <w:rPr>
          <w:sz w:val="22"/>
          <w:szCs w:val="22"/>
        </w:rPr>
        <w:t xml:space="preserve">SRS-NFR-005 — 99.5% availability, </w:t>
      </w:r>
      <w:proofErr w:type="gramStart"/>
      <w:r>
        <w:rPr>
          <w:sz w:val="22"/>
          <w:szCs w:val="22"/>
        </w:rPr>
        <w:t>planned-maintenance</w:t>
      </w:r>
      <w:proofErr w:type="gramEnd"/>
      <w:r>
        <w:rPr>
          <w:sz w:val="22"/>
          <w:szCs w:val="22"/>
        </w:rPr>
        <w:t xml:space="preserve"> notifications.</w:t>
      </w:r>
    </w:p>
    <w:p w14:paraId="19DC3C27" w14:textId="6F1A8194" w:rsidR="006C4774" w:rsidRPr="006C4774" w:rsidRDefault="006C4774" w:rsidP="00B87F87">
      <w:pPr>
        <w:pStyle w:val="ListParagraph"/>
        <w:numPr>
          <w:ilvl w:val="0"/>
          <w:numId w:val="28"/>
        </w:numPr>
        <w:spacing w:after="60"/>
        <w:jc w:val="both"/>
        <w:rPr>
          <w:sz w:val="22"/>
          <w:szCs w:val="22"/>
        </w:rPr>
      </w:pPr>
      <w:r w:rsidRPr="006C4774">
        <w:rPr>
          <w:sz w:val="22"/>
          <w:szCs w:val="22"/>
        </w:rPr>
        <w:t>SRS-UPL-001 — Validate uploaded file type and maximum file size before submission; provide clear guidance on supported formats and size limits.</w:t>
      </w:r>
    </w:p>
    <w:p w14:paraId="4DC93DAB" w14:textId="7DDA62BD" w:rsidR="00961D6E" w:rsidRPr="00AD5395" w:rsidRDefault="0044261C" w:rsidP="00B87F87">
      <w:pPr>
        <w:pStyle w:val="Heading2"/>
        <w:spacing w:before="240" w:after="100"/>
        <w:jc w:val="both"/>
        <w:rPr>
          <w:b/>
          <w:bCs/>
          <w:color w:val="000000" w:themeColor="text1"/>
        </w:rPr>
      </w:pPr>
      <w:bookmarkStart w:id="59" w:name="_Toc236913096"/>
      <w:r w:rsidRPr="00AD5395">
        <w:rPr>
          <w:b/>
          <w:bCs/>
          <w:color w:val="000000" w:themeColor="text1"/>
        </w:rPr>
        <w:t xml:space="preserve">3.5.3 </w:t>
      </w:r>
      <w:r w:rsidR="00B94519" w:rsidRPr="00AD5395">
        <w:rPr>
          <w:b/>
          <w:bCs/>
          <w:color w:val="000000" w:themeColor="text1"/>
        </w:rPr>
        <w:t>Medical Reports &amp; Certificates</w:t>
      </w:r>
      <w:bookmarkEnd w:id="59"/>
    </w:p>
    <w:p w14:paraId="4DC93DAC" w14:textId="77777777" w:rsidR="00961D6E" w:rsidRPr="00183972" w:rsidRDefault="00B94519" w:rsidP="00B87F87">
      <w:pPr>
        <w:spacing w:before="240" w:after="240"/>
        <w:jc w:val="both"/>
        <w:rPr>
          <w:b/>
          <w:bCs/>
          <w:sz w:val="26"/>
          <w:szCs w:val="26"/>
        </w:rPr>
      </w:pPr>
      <w:r w:rsidRPr="00183972">
        <w:rPr>
          <w:b/>
          <w:bCs/>
          <w:color w:val="215E99" w:themeColor="text2" w:themeTint="BF"/>
          <w:sz w:val="26"/>
          <w:szCs w:val="26"/>
        </w:rPr>
        <w:t>Current Experience Summary</w:t>
      </w:r>
    </w:p>
    <w:p w14:paraId="79927E7F" w14:textId="2E7A8FCA" w:rsidR="001405A1" w:rsidRDefault="001405A1" w:rsidP="00B87F87">
      <w:pPr>
        <w:spacing w:after="120" w:line="276" w:lineRule="auto"/>
        <w:ind w:firstLine="720"/>
        <w:jc w:val="both"/>
      </w:pPr>
      <w:r>
        <w:rPr>
          <w:sz w:val="22"/>
          <w:szCs w:val="22"/>
        </w:rPr>
        <w:t>The second most-used service after booking (26% of patients, 50% of stakeholders), and the second most-prioritized for redesign (38% of patients, 64% of stakeholders). Easy and straightforward to use, with the needed services present (Laboratory, Radiology, and Medical Reports). However, the Medical Reports request form asks the user to type the consultant's name from memory. A better flow would let the user pick a category first (e.g. Laboratory, Radiology, General Clinic) and then choose their consultant from a filtered dropdown of doctors they've previously seen in that category — easier and less error-prone.</w:t>
      </w:r>
    </w:p>
    <w:p w14:paraId="040BD5FC" w14:textId="77777777" w:rsidR="001405A1" w:rsidRDefault="001405A1" w:rsidP="00B87F87">
      <w:pPr>
        <w:spacing w:after="120" w:line="276" w:lineRule="auto"/>
        <w:ind w:firstLine="720"/>
        <w:jc w:val="both"/>
        <w:rPr>
          <w:sz w:val="22"/>
          <w:szCs w:val="22"/>
        </w:rPr>
      </w:pPr>
      <w:r>
        <w:rPr>
          <w:sz w:val="22"/>
          <w:szCs w:val="22"/>
        </w:rPr>
        <w:t>Patients requested the ability to download lab results and radiology reports directly through the app, and to simplify the process of obtaining medical excuses and certificates.</w:t>
      </w:r>
    </w:p>
    <w:p w14:paraId="02552195" w14:textId="77777777" w:rsidR="009E5546" w:rsidRDefault="009E5546" w:rsidP="00B87F87">
      <w:pPr>
        <w:spacing w:after="120" w:line="276" w:lineRule="auto"/>
        <w:ind w:firstLine="720"/>
        <w:jc w:val="both"/>
        <w:rPr>
          <w:sz w:val="22"/>
          <w:szCs w:val="22"/>
        </w:rPr>
      </w:pPr>
    </w:p>
    <w:p w14:paraId="76AE44E5" w14:textId="77777777" w:rsidR="009E5546" w:rsidRDefault="009E5546" w:rsidP="00B87F87">
      <w:pPr>
        <w:spacing w:after="120" w:line="276" w:lineRule="auto"/>
        <w:ind w:firstLine="720"/>
        <w:jc w:val="both"/>
        <w:rPr>
          <w:sz w:val="22"/>
          <w:szCs w:val="22"/>
        </w:rPr>
      </w:pPr>
    </w:p>
    <w:p w14:paraId="1273FB5F" w14:textId="77777777" w:rsidR="009E5546" w:rsidRDefault="009E5546" w:rsidP="00B87F87">
      <w:pPr>
        <w:spacing w:after="120" w:line="276" w:lineRule="auto"/>
        <w:ind w:firstLine="720"/>
        <w:jc w:val="both"/>
        <w:rPr>
          <w:sz w:val="22"/>
          <w:szCs w:val="22"/>
        </w:rPr>
      </w:pPr>
    </w:p>
    <w:p w14:paraId="58BD2016" w14:textId="77777777" w:rsidR="009E5546" w:rsidRDefault="009E5546" w:rsidP="00B87F87">
      <w:pPr>
        <w:spacing w:after="120" w:line="276" w:lineRule="auto"/>
        <w:ind w:firstLine="720"/>
        <w:jc w:val="both"/>
      </w:pPr>
    </w:p>
    <w:p w14:paraId="51309F1D" w14:textId="52DA06F5" w:rsidR="00CF3BCD" w:rsidRPr="00CF3BCD" w:rsidRDefault="00B94519" w:rsidP="00B87F87">
      <w:pPr>
        <w:spacing w:before="240" w:after="240"/>
        <w:jc w:val="both"/>
        <w:rPr>
          <w:b/>
          <w:bCs/>
          <w:color w:val="215E99" w:themeColor="text2" w:themeTint="BF"/>
          <w:sz w:val="26"/>
          <w:szCs w:val="26"/>
        </w:rPr>
      </w:pPr>
      <w:r w:rsidRPr="00CF3BCD">
        <w:rPr>
          <w:b/>
          <w:bCs/>
          <w:color w:val="215E99" w:themeColor="text2" w:themeTint="BF"/>
          <w:sz w:val="26"/>
          <w:szCs w:val="26"/>
        </w:rPr>
        <w:lastRenderedPageBreak/>
        <w:t>Pain Points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1800"/>
      </w:tblGrid>
      <w:tr w:rsidR="001405A1" w14:paraId="7D535F5F" w14:textId="77777777" w:rsidTr="001A65DD">
        <w:tc>
          <w:tcPr>
            <w:tcW w:w="4500" w:type="dxa"/>
            <w:shd w:val="clear" w:color="auto" w:fill="1F3864"/>
          </w:tcPr>
          <w:p w14:paraId="5069DAE6" w14:textId="77777777" w:rsidR="001405A1" w:rsidRDefault="001405A1" w:rsidP="00B87F87">
            <w:pPr>
              <w:jc w:val="both"/>
            </w:pPr>
            <w:r>
              <w:rPr>
                <w:b/>
                <w:bCs/>
                <w:color w:val="FFFFFF"/>
              </w:rPr>
              <w:t>Pain Point</w:t>
            </w:r>
          </w:p>
        </w:tc>
        <w:tc>
          <w:tcPr>
            <w:tcW w:w="1500" w:type="dxa"/>
            <w:shd w:val="clear" w:color="auto" w:fill="1F3864"/>
          </w:tcPr>
          <w:p w14:paraId="07FF99E0" w14:textId="77777777" w:rsidR="001405A1" w:rsidRDefault="001405A1" w:rsidP="00B87F87">
            <w:pPr>
              <w:jc w:val="both"/>
            </w:pPr>
            <w:r>
              <w:rPr>
                <w:b/>
                <w:bCs/>
                <w:color w:val="FFFFFF"/>
              </w:rPr>
              <w:t>Severity (H/M/L)</w:t>
            </w:r>
          </w:p>
        </w:tc>
        <w:tc>
          <w:tcPr>
            <w:tcW w:w="1500" w:type="dxa"/>
            <w:shd w:val="clear" w:color="auto" w:fill="1F3864"/>
          </w:tcPr>
          <w:p w14:paraId="73BEE490" w14:textId="77777777" w:rsidR="001405A1" w:rsidRDefault="001405A1" w:rsidP="00B87F87">
            <w:pPr>
              <w:jc w:val="both"/>
            </w:pPr>
            <w:r>
              <w:rPr>
                <w:b/>
                <w:bCs/>
                <w:color w:val="FFFFFF"/>
              </w:rPr>
              <w:t>Frequency Reported</w:t>
            </w:r>
          </w:p>
        </w:tc>
      </w:tr>
      <w:tr w:rsidR="001405A1" w14:paraId="7BE5EC8A" w14:textId="77777777" w:rsidTr="001A65DD">
        <w:tc>
          <w:tcPr>
            <w:tcW w:w="4500" w:type="dxa"/>
          </w:tcPr>
          <w:p w14:paraId="027EB17B" w14:textId="77777777" w:rsidR="001405A1" w:rsidRDefault="001405A1" w:rsidP="00B87F87">
            <w:pPr>
              <w:spacing w:after="40"/>
              <w:jc w:val="both"/>
            </w:pPr>
            <w:r>
              <w:t>Consultant name entered as free text — no category filter, no past-visit lookup</w:t>
            </w:r>
          </w:p>
        </w:tc>
        <w:tc>
          <w:tcPr>
            <w:tcW w:w="1500" w:type="dxa"/>
          </w:tcPr>
          <w:p w14:paraId="516B79CC" w14:textId="77777777" w:rsidR="001405A1" w:rsidRDefault="001405A1" w:rsidP="00B87F87">
            <w:pPr>
              <w:spacing w:after="40"/>
              <w:jc w:val="both"/>
            </w:pPr>
            <w:r>
              <w:rPr>
                <w:b/>
                <w:bCs/>
              </w:rPr>
              <w:t>M</w:t>
            </w:r>
          </w:p>
        </w:tc>
        <w:tc>
          <w:tcPr>
            <w:tcW w:w="1500" w:type="dxa"/>
          </w:tcPr>
          <w:p w14:paraId="232C7735" w14:textId="77777777" w:rsidR="001405A1" w:rsidRDefault="001405A1" w:rsidP="00B87F87">
            <w:pPr>
              <w:spacing w:after="40"/>
              <w:jc w:val="both"/>
            </w:pPr>
            <w:r>
              <w:t>Heuristic review</w:t>
            </w:r>
          </w:p>
        </w:tc>
      </w:tr>
      <w:tr w:rsidR="001405A1" w14:paraId="7C9A795A" w14:textId="77777777" w:rsidTr="001A65DD">
        <w:tc>
          <w:tcPr>
            <w:tcW w:w="4500" w:type="dxa"/>
          </w:tcPr>
          <w:p w14:paraId="3EB0647E" w14:textId="77777777" w:rsidR="001405A1" w:rsidRDefault="001405A1" w:rsidP="00B87F87">
            <w:pPr>
              <w:spacing w:after="40"/>
              <w:jc w:val="both"/>
            </w:pPr>
            <w:r>
              <w:t xml:space="preserve">Lab and radiology results </w:t>
            </w:r>
            <w:proofErr w:type="gramStart"/>
            <w:r>
              <w:t>not</w:t>
            </w:r>
            <w:proofErr w:type="gramEnd"/>
            <w:r>
              <w:t xml:space="preserve"> downloadable through the app</w:t>
            </w:r>
          </w:p>
        </w:tc>
        <w:tc>
          <w:tcPr>
            <w:tcW w:w="1500" w:type="dxa"/>
          </w:tcPr>
          <w:p w14:paraId="100C0114" w14:textId="77777777" w:rsidR="001405A1" w:rsidRDefault="001405A1" w:rsidP="00B87F87">
            <w:pPr>
              <w:spacing w:after="40"/>
              <w:jc w:val="both"/>
            </w:pPr>
            <w:r>
              <w:rPr>
                <w:b/>
                <w:bCs/>
              </w:rPr>
              <w:t>H</w:t>
            </w:r>
          </w:p>
        </w:tc>
        <w:tc>
          <w:tcPr>
            <w:tcW w:w="1500" w:type="dxa"/>
          </w:tcPr>
          <w:p w14:paraId="379224CC" w14:textId="77777777" w:rsidR="001405A1" w:rsidRDefault="001405A1" w:rsidP="00B87F87">
            <w:pPr>
              <w:spacing w:after="40"/>
              <w:jc w:val="both"/>
            </w:pPr>
            <w:r>
              <w:t>P6, P32, P36</w:t>
            </w:r>
          </w:p>
        </w:tc>
      </w:tr>
      <w:tr w:rsidR="001405A1" w14:paraId="59145465" w14:textId="77777777" w:rsidTr="001A65DD">
        <w:tc>
          <w:tcPr>
            <w:tcW w:w="4500" w:type="dxa"/>
          </w:tcPr>
          <w:p w14:paraId="4D2E6A54" w14:textId="77777777" w:rsidR="001405A1" w:rsidRDefault="001405A1" w:rsidP="00B87F87">
            <w:pPr>
              <w:spacing w:after="40"/>
              <w:jc w:val="both"/>
            </w:pPr>
            <w:r>
              <w:t xml:space="preserve">Medical excuses and certificates </w:t>
            </w:r>
            <w:proofErr w:type="gramStart"/>
            <w:r>
              <w:t>difficult</w:t>
            </w:r>
            <w:proofErr w:type="gramEnd"/>
            <w:r>
              <w:t xml:space="preserve"> to obtain digitally</w:t>
            </w:r>
          </w:p>
        </w:tc>
        <w:tc>
          <w:tcPr>
            <w:tcW w:w="1500" w:type="dxa"/>
          </w:tcPr>
          <w:p w14:paraId="08B20371" w14:textId="77777777" w:rsidR="001405A1" w:rsidRDefault="001405A1" w:rsidP="00B87F87">
            <w:pPr>
              <w:spacing w:after="40"/>
              <w:jc w:val="both"/>
            </w:pPr>
            <w:r>
              <w:rPr>
                <w:b/>
                <w:bCs/>
              </w:rPr>
              <w:t>M</w:t>
            </w:r>
          </w:p>
        </w:tc>
        <w:tc>
          <w:tcPr>
            <w:tcW w:w="1500" w:type="dxa"/>
          </w:tcPr>
          <w:p w14:paraId="303AC13F" w14:textId="77777777" w:rsidR="001405A1" w:rsidRDefault="001405A1" w:rsidP="00B87F87">
            <w:pPr>
              <w:spacing w:after="40"/>
              <w:jc w:val="both"/>
            </w:pPr>
            <w:r>
              <w:t>P3</w:t>
            </w:r>
          </w:p>
        </w:tc>
      </w:tr>
    </w:tbl>
    <w:p w14:paraId="4DC93DB8" w14:textId="77777777" w:rsidR="00961D6E" w:rsidRPr="008A5EAA" w:rsidRDefault="00B94519" w:rsidP="00B87F87">
      <w:pPr>
        <w:spacing w:before="240" w:after="240"/>
        <w:jc w:val="both"/>
        <w:rPr>
          <w:b/>
          <w:bCs/>
          <w:color w:val="215E99" w:themeColor="text2" w:themeTint="BF"/>
          <w:sz w:val="26"/>
          <w:szCs w:val="26"/>
        </w:rPr>
      </w:pPr>
      <w:r w:rsidRPr="008A5EAA">
        <w:rPr>
          <w:b/>
          <w:bCs/>
          <w:color w:val="215E99" w:themeColor="text2" w:themeTint="BF"/>
          <w:sz w:val="26"/>
          <w:szCs w:val="26"/>
        </w:rPr>
        <w:t>Supporting Evidence</w:t>
      </w:r>
    </w:p>
    <w:p w14:paraId="3A3D981F" w14:textId="77777777" w:rsidR="001405A1" w:rsidRDefault="001405A1" w:rsidP="00B87F87">
      <w:pPr>
        <w:pStyle w:val="ListParagraph"/>
        <w:numPr>
          <w:ilvl w:val="0"/>
          <w:numId w:val="28"/>
        </w:numPr>
        <w:spacing w:after="60"/>
        <w:jc w:val="both"/>
      </w:pPr>
      <w:r>
        <w:rPr>
          <w:sz w:val="22"/>
          <w:szCs w:val="22"/>
        </w:rPr>
        <w:t>Patient P6: "I wish it were possible to download lab results and radiology reports."</w:t>
      </w:r>
    </w:p>
    <w:p w14:paraId="6801BDFE" w14:textId="77777777" w:rsidR="001405A1" w:rsidRDefault="001405A1" w:rsidP="00B87F87">
      <w:pPr>
        <w:pStyle w:val="ListParagraph"/>
        <w:numPr>
          <w:ilvl w:val="0"/>
          <w:numId w:val="28"/>
        </w:numPr>
        <w:spacing w:after="60"/>
        <w:jc w:val="both"/>
      </w:pPr>
      <w:r>
        <w:rPr>
          <w:sz w:val="22"/>
          <w:szCs w:val="22"/>
        </w:rPr>
        <w:t>Patient P3: "Simplify obtaining medical excuses and reports."</w:t>
      </w:r>
    </w:p>
    <w:p w14:paraId="25E2A639" w14:textId="77777777" w:rsidR="001405A1" w:rsidRDefault="001405A1" w:rsidP="00B87F87">
      <w:pPr>
        <w:pStyle w:val="ListParagraph"/>
        <w:numPr>
          <w:ilvl w:val="0"/>
          <w:numId w:val="28"/>
        </w:numPr>
        <w:spacing w:after="60"/>
        <w:jc w:val="both"/>
      </w:pPr>
      <w:r>
        <w:rPr>
          <w:sz w:val="22"/>
          <w:szCs w:val="22"/>
        </w:rPr>
        <w:t>Patient P36: "Assignment of family doctor and access to test results and reports" needed.</w:t>
      </w:r>
    </w:p>
    <w:p w14:paraId="030F903C" w14:textId="77777777" w:rsidR="001405A1" w:rsidRDefault="001405A1" w:rsidP="00B87F87">
      <w:pPr>
        <w:pStyle w:val="ListParagraph"/>
        <w:numPr>
          <w:ilvl w:val="0"/>
          <w:numId w:val="28"/>
        </w:numPr>
        <w:spacing w:after="60"/>
        <w:jc w:val="both"/>
      </w:pPr>
      <w:r>
        <w:rPr>
          <w:sz w:val="22"/>
          <w:szCs w:val="22"/>
        </w:rPr>
        <w:t>Patient P24: "Easier access to medical reports and vaccination records" requested.</w:t>
      </w:r>
    </w:p>
    <w:p w14:paraId="4DC93DBA" w14:textId="77777777" w:rsidR="00961D6E" w:rsidRPr="008A5EAA" w:rsidRDefault="00B94519" w:rsidP="00B87F87">
      <w:pPr>
        <w:spacing w:before="240" w:after="240"/>
        <w:jc w:val="both"/>
        <w:rPr>
          <w:b/>
          <w:bCs/>
          <w:color w:val="215E99" w:themeColor="text2" w:themeTint="BF"/>
          <w:sz w:val="26"/>
          <w:szCs w:val="26"/>
        </w:rPr>
      </w:pPr>
      <w:r w:rsidRPr="008A5EAA">
        <w:rPr>
          <w:b/>
          <w:bCs/>
          <w:color w:val="215E99" w:themeColor="text2" w:themeTint="BF"/>
          <w:sz w:val="26"/>
          <w:szCs w:val="26"/>
        </w:rPr>
        <w:t>Preliminary Requirement Implications</w:t>
      </w:r>
    </w:p>
    <w:p w14:paraId="7C73A6DF" w14:textId="77777777" w:rsidR="001405A1" w:rsidRDefault="001405A1" w:rsidP="00B87F87">
      <w:pPr>
        <w:pStyle w:val="ListParagraph"/>
        <w:numPr>
          <w:ilvl w:val="0"/>
          <w:numId w:val="28"/>
        </w:numPr>
        <w:spacing w:after="60"/>
        <w:jc w:val="both"/>
      </w:pPr>
      <w:r>
        <w:rPr>
          <w:sz w:val="22"/>
          <w:szCs w:val="22"/>
        </w:rPr>
        <w:t>SRS-REP-001 — Consultant field should be a searchable dropdown populated from visit history.</w:t>
      </w:r>
    </w:p>
    <w:p w14:paraId="7BD5B275" w14:textId="77777777" w:rsidR="001405A1" w:rsidRDefault="001405A1" w:rsidP="00B87F87">
      <w:pPr>
        <w:pStyle w:val="ListParagraph"/>
        <w:numPr>
          <w:ilvl w:val="0"/>
          <w:numId w:val="28"/>
        </w:numPr>
        <w:spacing w:after="60"/>
        <w:jc w:val="both"/>
      </w:pPr>
      <w:r>
        <w:rPr>
          <w:sz w:val="22"/>
          <w:szCs w:val="22"/>
        </w:rPr>
        <w:t>SRS-REP-001 — Support digital download of lab and radiology results.</w:t>
      </w:r>
    </w:p>
    <w:p w14:paraId="502C345B" w14:textId="04E62AA5" w:rsidR="001405A1" w:rsidRDefault="001405A1" w:rsidP="00B87F87">
      <w:pPr>
        <w:pStyle w:val="ListParagraph"/>
        <w:numPr>
          <w:ilvl w:val="0"/>
          <w:numId w:val="28"/>
        </w:numPr>
        <w:spacing w:after="60"/>
        <w:jc w:val="both"/>
      </w:pPr>
      <w:r>
        <w:rPr>
          <w:sz w:val="22"/>
          <w:szCs w:val="22"/>
        </w:rPr>
        <w:t>SRS-NFR-002 — Category-first flow for users.</w:t>
      </w:r>
    </w:p>
    <w:p w14:paraId="4AE158A8" w14:textId="09DB9833" w:rsidR="001405A1" w:rsidRPr="00FE50BF" w:rsidRDefault="0044261C" w:rsidP="00B87F87">
      <w:pPr>
        <w:pStyle w:val="Heading2"/>
        <w:spacing w:before="240" w:after="100"/>
        <w:jc w:val="both"/>
        <w:rPr>
          <w:b/>
          <w:bCs/>
          <w:color w:val="000000" w:themeColor="text1"/>
          <w:sz w:val="28"/>
          <w:szCs w:val="28"/>
        </w:rPr>
      </w:pPr>
      <w:bookmarkStart w:id="60" w:name="_Toc236913097"/>
      <w:r w:rsidRPr="00FE50BF">
        <w:rPr>
          <w:b/>
          <w:bCs/>
          <w:color w:val="000000" w:themeColor="text1"/>
          <w:sz w:val="28"/>
          <w:szCs w:val="28"/>
        </w:rPr>
        <w:t xml:space="preserve">3.5.4 </w:t>
      </w:r>
      <w:r w:rsidR="001405A1" w:rsidRPr="00FE50BF">
        <w:rPr>
          <w:b/>
          <w:bCs/>
          <w:color w:val="000000" w:themeColor="text1"/>
          <w:sz w:val="28"/>
          <w:szCs w:val="28"/>
        </w:rPr>
        <w:t>Electronic Hajj Certificate</w:t>
      </w:r>
      <w:bookmarkEnd w:id="60"/>
    </w:p>
    <w:p w14:paraId="4212F774" w14:textId="77777777" w:rsidR="001405A1" w:rsidRPr="00FE50BF" w:rsidRDefault="001405A1" w:rsidP="00B87F87">
      <w:pPr>
        <w:spacing w:before="240" w:after="240"/>
        <w:jc w:val="both"/>
        <w:rPr>
          <w:b/>
          <w:bCs/>
          <w:color w:val="215E99" w:themeColor="text2" w:themeTint="BF"/>
          <w:sz w:val="26"/>
          <w:szCs w:val="26"/>
        </w:rPr>
      </w:pPr>
      <w:r w:rsidRPr="00FE50BF">
        <w:rPr>
          <w:b/>
          <w:bCs/>
          <w:color w:val="215E99" w:themeColor="text2" w:themeTint="BF"/>
          <w:sz w:val="26"/>
          <w:szCs w:val="26"/>
        </w:rPr>
        <w:t>Current Experience Summary</w:t>
      </w:r>
    </w:p>
    <w:p w14:paraId="6CABEF7C" w14:textId="2EDD8AEA" w:rsidR="001405A1" w:rsidRPr="00C76DBA" w:rsidRDefault="001405A1" w:rsidP="00B87F87">
      <w:pPr>
        <w:spacing w:after="120" w:line="276" w:lineRule="auto"/>
        <w:ind w:firstLine="720"/>
        <w:jc w:val="both"/>
        <w:rPr>
          <w:sz w:val="22"/>
          <w:szCs w:val="22"/>
        </w:rPr>
      </w:pPr>
      <w:r>
        <w:rPr>
          <w:sz w:val="22"/>
          <w:szCs w:val="22"/>
        </w:rPr>
        <w:t>Only 8% of patients (6 of 74) attempted to request an Electronic Hajj Certificate, but 9% (7 of 74) flagged it as problematic — meaning some users who hadn't completed the flow still identified it as a pain point, likely based on failed attempts. The service displays "Not available" or "No Request Found" without distinguishing between states. One respondent confirmed the service simply does not work.</w:t>
      </w:r>
      <w:r w:rsidR="004F31BA">
        <w:rPr>
          <w:sz w:val="22"/>
          <w:szCs w:val="22"/>
        </w:rPr>
        <w:t xml:space="preserve"> And </w:t>
      </w:r>
      <w:r w:rsidR="00441D9E">
        <w:rPr>
          <w:sz w:val="22"/>
          <w:szCs w:val="22"/>
        </w:rPr>
        <w:t>s</w:t>
      </w:r>
      <w:r w:rsidR="004F31BA" w:rsidRPr="004F31BA">
        <w:rPr>
          <w:sz w:val="22"/>
          <w:szCs w:val="22"/>
        </w:rPr>
        <w:t>ome complained that there was no description or explanation provided to the user regarding the reason for the service request failure.</w:t>
      </w:r>
      <w:r w:rsidR="00C76DBA" w:rsidRPr="00C76DBA">
        <w:t xml:space="preserve"> </w:t>
      </w:r>
      <w:r w:rsidR="00C76DBA" w:rsidRPr="00C76DBA">
        <w:rPr>
          <w:sz w:val="22"/>
          <w:szCs w:val="22"/>
        </w:rPr>
        <w:t>This is because the service does not clarify to the user that they must visit the doctor at the center to request the service and then obtain the certificate from the website.</w:t>
      </w:r>
    </w:p>
    <w:p w14:paraId="1B0F59CA" w14:textId="77777777" w:rsidR="001405A1" w:rsidRPr="003177BD" w:rsidRDefault="001405A1" w:rsidP="00B87F87">
      <w:pPr>
        <w:spacing w:before="240" w:after="240"/>
        <w:jc w:val="both"/>
        <w:rPr>
          <w:b/>
          <w:bCs/>
          <w:color w:val="215E99" w:themeColor="text2" w:themeTint="BF"/>
          <w:sz w:val="26"/>
          <w:szCs w:val="26"/>
        </w:rPr>
      </w:pPr>
      <w:r w:rsidRPr="003177BD">
        <w:rPr>
          <w:b/>
          <w:bCs/>
          <w:color w:val="215E99" w:themeColor="text2" w:themeTint="BF"/>
          <w:sz w:val="26"/>
          <w:szCs w:val="26"/>
        </w:rPr>
        <w:t>Pain Points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1800"/>
      </w:tblGrid>
      <w:tr w:rsidR="001405A1" w14:paraId="1A306D24" w14:textId="77777777" w:rsidTr="00EA1C80">
        <w:tc>
          <w:tcPr>
            <w:tcW w:w="5400" w:type="dxa"/>
            <w:shd w:val="clear" w:color="auto" w:fill="1F3864"/>
          </w:tcPr>
          <w:p w14:paraId="36F46A08" w14:textId="77777777" w:rsidR="001405A1" w:rsidRDefault="001405A1" w:rsidP="00B87F87">
            <w:pPr>
              <w:jc w:val="both"/>
            </w:pPr>
            <w:r>
              <w:rPr>
                <w:b/>
                <w:bCs/>
                <w:color w:val="FFFFFF"/>
              </w:rPr>
              <w:t>Pain Point</w:t>
            </w:r>
          </w:p>
        </w:tc>
        <w:tc>
          <w:tcPr>
            <w:tcW w:w="1800" w:type="dxa"/>
            <w:shd w:val="clear" w:color="auto" w:fill="1F3864"/>
          </w:tcPr>
          <w:p w14:paraId="599491F7" w14:textId="77777777" w:rsidR="001405A1" w:rsidRDefault="001405A1" w:rsidP="00B87F87">
            <w:pPr>
              <w:jc w:val="both"/>
            </w:pPr>
            <w:r>
              <w:rPr>
                <w:b/>
                <w:bCs/>
                <w:color w:val="FFFFFF"/>
              </w:rPr>
              <w:t>Severity (H/M/L)</w:t>
            </w:r>
          </w:p>
        </w:tc>
        <w:tc>
          <w:tcPr>
            <w:tcW w:w="1800" w:type="dxa"/>
            <w:shd w:val="clear" w:color="auto" w:fill="1F3864"/>
          </w:tcPr>
          <w:p w14:paraId="33B0A180" w14:textId="77777777" w:rsidR="001405A1" w:rsidRDefault="001405A1" w:rsidP="00B87F87">
            <w:pPr>
              <w:jc w:val="both"/>
            </w:pPr>
            <w:r>
              <w:rPr>
                <w:b/>
                <w:bCs/>
                <w:color w:val="FFFFFF"/>
              </w:rPr>
              <w:t>Frequency Reported</w:t>
            </w:r>
          </w:p>
        </w:tc>
      </w:tr>
      <w:tr w:rsidR="001405A1" w14:paraId="29076F8B" w14:textId="77777777" w:rsidTr="00EA1C80">
        <w:tc>
          <w:tcPr>
            <w:tcW w:w="5400" w:type="dxa"/>
          </w:tcPr>
          <w:p w14:paraId="4ED7B60D" w14:textId="77777777" w:rsidR="001405A1" w:rsidRDefault="001405A1" w:rsidP="00B87F87">
            <w:pPr>
              <w:spacing w:after="40"/>
              <w:jc w:val="both"/>
            </w:pPr>
            <w:r>
              <w:t>Service reported as non-functional</w:t>
            </w:r>
          </w:p>
        </w:tc>
        <w:tc>
          <w:tcPr>
            <w:tcW w:w="1800" w:type="dxa"/>
          </w:tcPr>
          <w:p w14:paraId="446FDE80" w14:textId="77777777" w:rsidR="001405A1" w:rsidRDefault="001405A1" w:rsidP="00B87F87">
            <w:pPr>
              <w:spacing w:after="40"/>
              <w:jc w:val="both"/>
            </w:pPr>
            <w:r>
              <w:rPr>
                <w:b/>
                <w:bCs/>
              </w:rPr>
              <w:t>H</w:t>
            </w:r>
          </w:p>
        </w:tc>
        <w:tc>
          <w:tcPr>
            <w:tcW w:w="1800" w:type="dxa"/>
          </w:tcPr>
          <w:p w14:paraId="12B79CCF" w14:textId="77777777" w:rsidR="001405A1" w:rsidRDefault="001405A1" w:rsidP="00B87F87">
            <w:pPr>
              <w:spacing w:after="40"/>
              <w:jc w:val="both"/>
            </w:pPr>
            <w:r>
              <w:t>P41, P57</w:t>
            </w:r>
          </w:p>
        </w:tc>
      </w:tr>
      <w:tr w:rsidR="001405A1" w14:paraId="7E191783" w14:textId="77777777" w:rsidTr="00EA1C80">
        <w:tc>
          <w:tcPr>
            <w:tcW w:w="5400" w:type="dxa"/>
          </w:tcPr>
          <w:p w14:paraId="1D4EDFC5" w14:textId="77777777" w:rsidR="001405A1" w:rsidRDefault="001405A1" w:rsidP="00B87F87">
            <w:pPr>
              <w:spacing w:after="40"/>
              <w:jc w:val="both"/>
            </w:pPr>
            <w:r>
              <w:t>Generic status message does not distinguish request states</w:t>
            </w:r>
          </w:p>
        </w:tc>
        <w:tc>
          <w:tcPr>
            <w:tcW w:w="1800" w:type="dxa"/>
          </w:tcPr>
          <w:p w14:paraId="75EB4BD9" w14:textId="77777777" w:rsidR="001405A1" w:rsidRDefault="001405A1" w:rsidP="00B87F87">
            <w:pPr>
              <w:spacing w:after="40"/>
              <w:jc w:val="both"/>
            </w:pPr>
            <w:r>
              <w:rPr>
                <w:b/>
                <w:bCs/>
              </w:rPr>
              <w:t>H</w:t>
            </w:r>
          </w:p>
        </w:tc>
        <w:tc>
          <w:tcPr>
            <w:tcW w:w="1800" w:type="dxa"/>
          </w:tcPr>
          <w:p w14:paraId="5EC9C861" w14:textId="77777777" w:rsidR="001405A1" w:rsidRDefault="001405A1" w:rsidP="00B87F87">
            <w:pPr>
              <w:spacing w:after="40"/>
              <w:jc w:val="both"/>
            </w:pPr>
            <w:r>
              <w:t>Heuristic review</w:t>
            </w:r>
          </w:p>
        </w:tc>
      </w:tr>
      <w:tr w:rsidR="001405A1" w14:paraId="3F070D6E" w14:textId="77777777" w:rsidTr="00EA1C80">
        <w:tc>
          <w:tcPr>
            <w:tcW w:w="5400" w:type="dxa"/>
          </w:tcPr>
          <w:p w14:paraId="23A7FA79" w14:textId="77777777" w:rsidR="001405A1" w:rsidRDefault="001405A1" w:rsidP="00B87F87">
            <w:pPr>
              <w:spacing w:after="40"/>
              <w:jc w:val="both"/>
            </w:pPr>
            <w:r>
              <w:t>No visibility into certificate generation progress</w:t>
            </w:r>
          </w:p>
        </w:tc>
        <w:tc>
          <w:tcPr>
            <w:tcW w:w="1800" w:type="dxa"/>
          </w:tcPr>
          <w:p w14:paraId="7E40AD6C" w14:textId="77777777" w:rsidR="001405A1" w:rsidRDefault="001405A1" w:rsidP="00B87F87">
            <w:pPr>
              <w:spacing w:after="40"/>
              <w:jc w:val="both"/>
            </w:pPr>
            <w:r>
              <w:rPr>
                <w:b/>
                <w:bCs/>
              </w:rPr>
              <w:t>H</w:t>
            </w:r>
          </w:p>
        </w:tc>
        <w:tc>
          <w:tcPr>
            <w:tcW w:w="1800" w:type="dxa"/>
          </w:tcPr>
          <w:p w14:paraId="124A14A7" w14:textId="77777777" w:rsidR="001405A1" w:rsidRDefault="001405A1" w:rsidP="00B87F87">
            <w:pPr>
              <w:spacing w:after="40"/>
              <w:jc w:val="both"/>
            </w:pPr>
            <w:r>
              <w:t>Heuristic review</w:t>
            </w:r>
          </w:p>
        </w:tc>
      </w:tr>
      <w:tr w:rsidR="001405A1" w14:paraId="7C964D2D" w14:textId="77777777" w:rsidTr="00EA1C80">
        <w:tc>
          <w:tcPr>
            <w:tcW w:w="5400" w:type="dxa"/>
          </w:tcPr>
          <w:p w14:paraId="0C9B08BC" w14:textId="77777777" w:rsidR="001405A1" w:rsidRDefault="001405A1" w:rsidP="00B87F87">
            <w:pPr>
              <w:spacing w:after="40"/>
              <w:jc w:val="both"/>
            </w:pPr>
            <w:r>
              <w:t>Pop-up blocker requirement is easy to miss</w:t>
            </w:r>
          </w:p>
        </w:tc>
        <w:tc>
          <w:tcPr>
            <w:tcW w:w="1800" w:type="dxa"/>
          </w:tcPr>
          <w:p w14:paraId="32AACA9F" w14:textId="77777777" w:rsidR="001405A1" w:rsidRDefault="001405A1" w:rsidP="00B87F87">
            <w:pPr>
              <w:spacing w:after="40"/>
              <w:jc w:val="both"/>
            </w:pPr>
            <w:r>
              <w:rPr>
                <w:b/>
                <w:bCs/>
              </w:rPr>
              <w:t>M</w:t>
            </w:r>
          </w:p>
        </w:tc>
        <w:tc>
          <w:tcPr>
            <w:tcW w:w="1800" w:type="dxa"/>
          </w:tcPr>
          <w:p w14:paraId="5D2C03B0" w14:textId="77777777" w:rsidR="001405A1" w:rsidRDefault="001405A1" w:rsidP="00B87F87">
            <w:pPr>
              <w:spacing w:after="40"/>
              <w:jc w:val="both"/>
            </w:pPr>
            <w:r>
              <w:t>Heuristic review</w:t>
            </w:r>
          </w:p>
        </w:tc>
      </w:tr>
      <w:tr w:rsidR="00EA1C80" w14:paraId="05C525CB" w14:textId="77777777" w:rsidTr="00EA1C80">
        <w:tc>
          <w:tcPr>
            <w:tcW w:w="5400" w:type="dxa"/>
            <w:tcBorders>
              <w:top w:val="single" w:sz="4" w:space="0" w:color="auto"/>
              <w:left w:val="single" w:sz="4" w:space="0" w:color="auto"/>
              <w:bottom w:val="single" w:sz="4" w:space="0" w:color="auto"/>
              <w:right w:val="single" w:sz="4" w:space="0" w:color="auto"/>
            </w:tcBorders>
          </w:tcPr>
          <w:p w14:paraId="7A2D86EE" w14:textId="55061CFA" w:rsidR="00EA1C80" w:rsidRDefault="00EA1C80" w:rsidP="00B87F87">
            <w:pPr>
              <w:spacing w:after="40"/>
              <w:jc w:val="both"/>
            </w:pPr>
            <w:r>
              <w:t>Doctor-visit prerequisite not communicated to user before submission</w:t>
            </w:r>
          </w:p>
        </w:tc>
        <w:tc>
          <w:tcPr>
            <w:tcW w:w="1800" w:type="dxa"/>
            <w:tcBorders>
              <w:top w:val="single" w:sz="4" w:space="0" w:color="auto"/>
              <w:left w:val="single" w:sz="4" w:space="0" w:color="auto"/>
              <w:bottom w:val="single" w:sz="4" w:space="0" w:color="auto"/>
              <w:right w:val="single" w:sz="4" w:space="0" w:color="auto"/>
            </w:tcBorders>
          </w:tcPr>
          <w:p w14:paraId="3F9E628E" w14:textId="66929888" w:rsidR="00EA1C80" w:rsidRDefault="00EA1C80" w:rsidP="00B87F87">
            <w:pPr>
              <w:spacing w:after="40"/>
              <w:jc w:val="both"/>
              <w:rPr>
                <w:b/>
                <w:bCs/>
              </w:rPr>
            </w:pPr>
            <w:r>
              <w:rPr>
                <w:b/>
                <w:bCs/>
              </w:rPr>
              <w:t>H</w:t>
            </w:r>
          </w:p>
        </w:tc>
        <w:tc>
          <w:tcPr>
            <w:tcW w:w="1800" w:type="dxa"/>
            <w:tcBorders>
              <w:top w:val="single" w:sz="4" w:space="0" w:color="auto"/>
              <w:left w:val="single" w:sz="4" w:space="0" w:color="auto"/>
              <w:bottom w:val="single" w:sz="4" w:space="0" w:color="auto"/>
              <w:right w:val="single" w:sz="4" w:space="0" w:color="auto"/>
            </w:tcBorders>
          </w:tcPr>
          <w:p w14:paraId="3A37B26F" w14:textId="20F280F6" w:rsidR="00EA1C80" w:rsidRDefault="00EA1C80" w:rsidP="00B87F87">
            <w:pPr>
              <w:spacing w:after="40"/>
              <w:jc w:val="both"/>
            </w:pPr>
            <w:r>
              <w:t>Heuristic review; P41, P57</w:t>
            </w:r>
          </w:p>
        </w:tc>
      </w:tr>
    </w:tbl>
    <w:p w14:paraId="2D1BBA2D" w14:textId="77777777" w:rsidR="001405A1" w:rsidRPr="00C0395F" w:rsidRDefault="001405A1" w:rsidP="00B87F87">
      <w:pPr>
        <w:spacing w:before="240" w:after="240"/>
        <w:jc w:val="both"/>
        <w:rPr>
          <w:b/>
          <w:bCs/>
          <w:color w:val="215E99" w:themeColor="text2" w:themeTint="BF"/>
          <w:sz w:val="26"/>
          <w:szCs w:val="26"/>
        </w:rPr>
      </w:pPr>
      <w:r w:rsidRPr="00C0395F">
        <w:rPr>
          <w:b/>
          <w:bCs/>
          <w:color w:val="215E99" w:themeColor="text2" w:themeTint="BF"/>
          <w:sz w:val="26"/>
          <w:szCs w:val="26"/>
        </w:rPr>
        <w:t>Supporting Evidence</w:t>
      </w:r>
    </w:p>
    <w:p w14:paraId="1BC20985" w14:textId="77777777" w:rsidR="001405A1" w:rsidRDefault="001405A1" w:rsidP="00B87F87">
      <w:pPr>
        <w:pStyle w:val="ListParagraph"/>
        <w:numPr>
          <w:ilvl w:val="0"/>
          <w:numId w:val="28"/>
        </w:numPr>
        <w:spacing w:after="60"/>
        <w:jc w:val="both"/>
      </w:pPr>
      <w:r>
        <w:rPr>
          <w:sz w:val="22"/>
          <w:szCs w:val="22"/>
        </w:rPr>
        <w:t>Patient P41: "Hajj certificate service does not work — shows as unavailable."</w:t>
      </w:r>
    </w:p>
    <w:p w14:paraId="7DF3FD7E" w14:textId="77777777" w:rsidR="001405A1" w:rsidRDefault="001405A1" w:rsidP="00B87F87">
      <w:pPr>
        <w:pStyle w:val="ListParagraph"/>
        <w:numPr>
          <w:ilvl w:val="0"/>
          <w:numId w:val="28"/>
        </w:numPr>
        <w:spacing w:after="60"/>
        <w:jc w:val="both"/>
      </w:pPr>
      <w:r>
        <w:rPr>
          <w:sz w:val="22"/>
          <w:szCs w:val="22"/>
        </w:rPr>
        <w:t>Patient P57: "The service was not available from the start."</w:t>
      </w:r>
    </w:p>
    <w:p w14:paraId="1450C43C" w14:textId="77777777" w:rsidR="001405A1" w:rsidRPr="00866722" w:rsidRDefault="001405A1" w:rsidP="00B87F87">
      <w:pPr>
        <w:spacing w:before="240" w:after="240"/>
        <w:jc w:val="both"/>
        <w:rPr>
          <w:b/>
          <w:bCs/>
          <w:sz w:val="26"/>
          <w:szCs w:val="26"/>
        </w:rPr>
      </w:pPr>
      <w:r w:rsidRPr="00866722">
        <w:rPr>
          <w:b/>
          <w:bCs/>
          <w:color w:val="215E99" w:themeColor="text2" w:themeTint="BF"/>
          <w:sz w:val="26"/>
          <w:szCs w:val="26"/>
        </w:rPr>
        <w:t>Preliminary Requirement Implications</w:t>
      </w:r>
    </w:p>
    <w:p w14:paraId="7984F634" w14:textId="77777777" w:rsidR="001405A1" w:rsidRDefault="001405A1" w:rsidP="00B87F87">
      <w:pPr>
        <w:pStyle w:val="ListParagraph"/>
        <w:numPr>
          <w:ilvl w:val="0"/>
          <w:numId w:val="28"/>
        </w:numPr>
        <w:spacing w:after="60"/>
        <w:jc w:val="both"/>
      </w:pPr>
      <w:r>
        <w:rPr>
          <w:sz w:val="22"/>
          <w:szCs w:val="22"/>
        </w:rPr>
        <w:lastRenderedPageBreak/>
        <w:t>SRS-HAJ-001 — Add request status tracking (submitted → processing → ready).</w:t>
      </w:r>
    </w:p>
    <w:p w14:paraId="7CE622DF" w14:textId="77777777" w:rsidR="001405A1" w:rsidRDefault="001405A1" w:rsidP="00B87F87">
      <w:pPr>
        <w:pStyle w:val="ListParagraph"/>
        <w:numPr>
          <w:ilvl w:val="0"/>
          <w:numId w:val="28"/>
        </w:numPr>
        <w:spacing w:after="60"/>
        <w:jc w:val="both"/>
      </w:pPr>
      <w:r>
        <w:rPr>
          <w:sz w:val="22"/>
          <w:szCs w:val="22"/>
        </w:rPr>
        <w:t>SRS-HAJ-001 — Display download guidance before certificate generation.</w:t>
      </w:r>
    </w:p>
    <w:p w14:paraId="23D4BA20" w14:textId="77777777" w:rsidR="001405A1" w:rsidRDefault="001405A1" w:rsidP="00B87F87">
      <w:pPr>
        <w:pStyle w:val="ListParagraph"/>
        <w:numPr>
          <w:ilvl w:val="0"/>
          <w:numId w:val="28"/>
        </w:numPr>
        <w:spacing w:after="60"/>
        <w:jc w:val="both"/>
      </w:pPr>
      <w:r>
        <w:rPr>
          <w:sz w:val="22"/>
          <w:szCs w:val="22"/>
        </w:rPr>
        <w:t>SRS-HAJ-001 — Improve error messages for failed requests.</w:t>
      </w:r>
    </w:p>
    <w:p w14:paraId="1A918BE6" w14:textId="08B558B6" w:rsidR="0083414F" w:rsidRDefault="0083414F" w:rsidP="00B87F87">
      <w:pPr>
        <w:pStyle w:val="ListParagraph"/>
        <w:numPr>
          <w:ilvl w:val="0"/>
          <w:numId w:val="28"/>
        </w:numPr>
        <w:spacing w:after="60"/>
        <w:jc w:val="both"/>
      </w:pPr>
      <w:r>
        <w:rPr>
          <w:sz w:val="22"/>
          <w:szCs w:val="22"/>
        </w:rPr>
        <w:t xml:space="preserve">SRS-HAJ-001 — Clearly state on the service </w:t>
      </w:r>
      <w:proofErr w:type="gramStart"/>
      <w:r>
        <w:rPr>
          <w:sz w:val="22"/>
          <w:szCs w:val="22"/>
        </w:rPr>
        <w:t>page,</w:t>
      </w:r>
      <w:proofErr w:type="gramEnd"/>
      <w:r>
        <w:rPr>
          <w:sz w:val="22"/>
          <w:szCs w:val="22"/>
        </w:rPr>
        <w:t xml:space="preserve"> that the certificate must first be requested in person from the doctor at the health center; the certificate only becomes available for download on the website after this in-person step is completed.</w:t>
      </w:r>
    </w:p>
    <w:p w14:paraId="24AB4BE1" w14:textId="77777777" w:rsidR="0083414F" w:rsidRDefault="0083414F" w:rsidP="00B87F87">
      <w:pPr>
        <w:pStyle w:val="ListParagraph"/>
        <w:numPr>
          <w:ilvl w:val="0"/>
          <w:numId w:val="28"/>
        </w:numPr>
        <w:spacing w:after="60"/>
        <w:jc w:val="both"/>
      </w:pPr>
    </w:p>
    <w:p w14:paraId="32F533DE" w14:textId="60ED9662" w:rsidR="001405A1" w:rsidRPr="00866722" w:rsidRDefault="0044261C" w:rsidP="00B87F87">
      <w:pPr>
        <w:pStyle w:val="Heading2"/>
        <w:spacing w:before="240" w:after="100"/>
        <w:jc w:val="both"/>
        <w:rPr>
          <w:b/>
          <w:bCs/>
          <w:color w:val="000000" w:themeColor="text1"/>
          <w:sz w:val="28"/>
          <w:szCs w:val="28"/>
        </w:rPr>
      </w:pPr>
      <w:bookmarkStart w:id="61" w:name="_Toc236913098"/>
      <w:r w:rsidRPr="00866722">
        <w:rPr>
          <w:b/>
          <w:bCs/>
          <w:color w:val="000000" w:themeColor="text1"/>
          <w:sz w:val="28"/>
          <w:szCs w:val="28"/>
        </w:rPr>
        <w:t>3.5.5</w:t>
      </w:r>
      <w:r w:rsidR="00866722" w:rsidRPr="00866722">
        <w:rPr>
          <w:b/>
          <w:bCs/>
          <w:color w:val="000000" w:themeColor="text1"/>
          <w:sz w:val="28"/>
          <w:szCs w:val="28"/>
        </w:rPr>
        <w:t xml:space="preserve"> </w:t>
      </w:r>
      <w:r w:rsidR="001405A1" w:rsidRPr="00866722">
        <w:rPr>
          <w:b/>
          <w:bCs/>
          <w:color w:val="000000" w:themeColor="text1"/>
          <w:sz w:val="28"/>
          <w:szCs w:val="28"/>
        </w:rPr>
        <w:t>Tele-Appointment Instructions</w:t>
      </w:r>
      <w:bookmarkEnd w:id="61"/>
    </w:p>
    <w:p w14:paraId="03D3A81D" w14:textId="77777777" w:rsidR="001405A1" w:rsidRPr="00866722" w:rsidRDefault="001405A1" w:rsidP="00B87F87">
      <w:pPr>
        <w:spacing w:before="240" w:after="240"/>
        <w:jc w:val="both"/>
        <w:rPr>
          <w:b/>
          <w:bCs/>
          <w:color w:val="215E99" w:themeColor="text2" w:themeTint="BF"/>
          <w:sz w:val="26"/>
          <w:szCs w:val="26"/>
        </w:rPr>
      </w:pPr>
      <w:r w:rsidRPr="00866722">
        <w:rPr>
          <w:b/>
          <w:bCs/>
          <w:color w:val="215E99" w:themeColor="text2" w:themeTint="BF"/>
          <w:sz w:val="26"/>
          <w:szCs w:val="26"/>
        </w:rPr>
        <w:t>Current Experience Summary</w:t>
      </w:r>
    </w:p>
    <w:p w14:paraId="69E5198E" w14:textId="77777777" w:rsidR="001405A1" w:rsidRDefault="001405A1" w:rsidP="00B87F87">
      <w:pPr>
        <w:spacing w:after="120" w:line="276" w:lineRule="auto"/>
        <w:ind w:firstLine="720"/>
        <w:jc w:val="both"/>
      </w:pPr>
      <w:r>
        <w:rPr>
          <w:sz w:val="22"/>
          <w:szCs w:val="22"/>
        </w:rPr>
        <w:t>50% of patient respondents (37 of 74) reported using tele-appointments, making it the third most-used service. 15% (11 of 74) flagged it as problematic. The primary issues are: unclear instructions especially for elderly users, link delivery failures or delays, and the inability to retrieve a consultation link once the notification is missed. One respondent specifically noted that elderly users find the service confusing.</w:t>
      </w:r>
    </w:p>
    <w:p w14:paraId="15123F32" w14:textId="77777777" w:rsidR="001405A1" w:rsidRDefault="001405A1" w:rsidP="00B87F87">
      <w:pPr>
        <w:spacing w:after="120" w:line="276" w:lineRule="auto"/>
        <w:ind w:firstLine="720"/>
        <w:jc w:val="both"/>
        <w:rPr>
          <w:sz w:val="22"/>
          <w:szCs w:val="22"/>
        </w:rPr>
      </w:pPr>
      <w:r>
        <w:rPr>
          <w:sz w:val="22"/>
          <w:szCs w:val="22"/>
        </w:rPr>
        <w:t>Stakeholders rated the service 3.8/5 for user-friendliness, and 29% (4 of 14) identified it as causing operational challenges. One stakeholder noted that patients refuse video consultations, suggesting trust or comfort issues with the format.</w:t>
      </w:r>
    </w:p>
    <w:p w14:paraId="3A4BA8C7" w14:textId="77777777" w:rsidR="002C2FBB" w:rsidRDefault="002C2FBB" w:rsidP="00B87F87">
      <w:pPr>
        <w:spacing w:after="120" w:line="276" w:lineRule="auto"/>
        <w:jc w:val="both"/>
      </w:pPr>
    </w:p>
    <w:p w14:paraId="780F1623" w14:textId="77777777" w:rsidR="001405A1" w:rsidRPr="00DD10A0" w:rsidRDefault="001405A1" w:rsidP="00B87F87">
      <w:pPr>
        <w:spacing w:before="240" w:after="240"/>
        <w:jc w:val="both"/>
        <w:rPr>
          <w:b/>
          <w:bCs/>
          <w:color w:val="215E99" w:themeColor="text2" w:themeTint="BF"/>
          <w:sz w:val="26"/>
          <w:szCs w:val="26"/>
        </w:rPr>
      </w:pPr>
      <w:r w:rsidRPr="00DD10A0">
        <w:rPr>
          <w:b/>
          <w:bCs/>
          <w:color w:val="215E99" w:themeColor="text2" w:themeTint="BF"/>
          <w:sz w:val="26"/>
          <w:szCs w:val="26"/>
        </w:rPr>
        <w:t>Pain Points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1800"/>
      </w:tblGrid>
      <w:tr w:rsidR="001405A1" w14:paraId="5D92ABB2" w14:textId="77777777" w:rsidTr="001A65DD">
        <w:tc>
          <w:tcPr>
            <w:tcW w:w="4500" w:type="dxa"/>
            <w:shd w:val="clear" w:color="auto" w:fill="1F3864"/>
          </w:tcPr>
          <w:p w14:paraId="75D126A9" w14:textId="77777777" w:rsidR="001405A1" w:rsidRDefault="001405A1" w:rsidP="00B87F87">
            <w:pPr>
              <w:jc w:val="both"/>
            </w:pPr>
            <w:r>
              <w:rPr>
                <w:b/>
                <w:bCs/>
                <w:color w:val="FFFFFF"/>
              </w:rPr>
              <w:t>Pain Point</w:t>
            </w:r>
          </w:p>
        </w:tc>
        <w:tc>
          <w:tcPr>
            <w:tcW w:w="1500" w:type="dxa"/>
            <w:shd w:val="clear" w:color="auto" w:fill="1F3864"/>
          </w:tcPr>
          <w:p w14:paraId="73C51B9A" w14:textId="77777777" w:rsidR="001405A1" w:rsidRDefault="001405A1" w:rsidP="00B87F87">
            <w:pPr>
              <w:jc w:val="both"/>
            </w:pPr>
            <w:r>
              <w:rPr>
                <w:b/>
                <w:bCs/>
                <w:color w:val="FFFFFF"/>
              </w:rPr>
              <w:t>Severity (H/M/L)</w:t>
            </w:r>
          </w:p>
        </w:tc>
        <w:tc>
          <w:tcPr>
            <w:tcW w:w="1500" w:type="dxa"/>
            <w:shd w:val="clear" w:color="auto" w:fill="1F3864"/>
          </w:tcPr>
          <w:p w14:paraId="6BC0C6AC" w14:textId="77777777" w:rsidR="001405A1" w:rsidRDefault="001405A1" w:rsidP="00B87F87">
            <w:pPr>
              <w:jc w:val="both"/>
            </w:pPr>
            <w:r>
              <w:rPr>
                <w:b/>
                <w:bCs/>
                <w:color w:val="FFFFFF"/>
              </w:rPr>
              <w:t>Frequency Reported</w:t>
            </w:r>
          </w:p>
        </w:tc>
      </w:tr>
      <w:tr w:rsidR="001405A1" w14:paraId="61B3FE4F" w14:textId="77777777" w:rsidTr="001A65DD">
        <w:tc>
          <w:tcPr>
            <w:tcW w:w="4500" w:type="dxa"/>
          </w:tcPr>
          <w:p w14:paraId="5ED1A534" w14:textId="77777777" w:rsidR="001405A1" w:rsidRDefault="001405A1" w:rsidP="00B87F87">
            <w:pPr>
              <w:spacing w:after="40"/>
              <w:jc w:val="both"/>
            </w:pPr>
            <w:r>
              <w:t>Consultation link cannot be retrieved after notification is missed</w:t>
            </w:r>
          </w:p>
        </w:tc>
        <w:tc>
          <w:tcPr>
            <w:tcW w:w="1500" w:type="dxa"/>
          </w:tcPr>
          <w:p w14:paraId="2BBB980E" w14:textId="77777777" w:rsidR="001405A1" w:rsidRDefault="001405A1" w:rsidP="00B87F87">
            <w:pPr>
              <w:spacing w:after="40"/>
              <w:jc w:val="both"/>
            </w:pPr>
            <w:r>
              <w:rPr>
                <w:b/>
                <w:bCs/>
              </w:rPr>
              <w:t>H</w:t>
            </w:r>
          </w:p>
        </w:tc>
        <w:tc>
          <w:tcPr>
            <w:tcW w:w="1500" w:type="dxa"/>
          </w:tcPr>
          <w:p w14:paraId="56C51498" w14:textId="77777777" w:rsidR="001405A1" w:rsidRDefault="001405A1" w:rsidP="00B87F87">
            <w:pPr>
              <w:spacing w:after="40"/>
              <w:jc w:val="both"/>
            </w:pPr>
            <w:r>
              <w:t>Heuristic + survey</w:t>
            </w:r>
          </w:p>
        </w:tc>
      </w:tr>
      <w:tr w:rsidR="001405A1" w14:paraId="1076DC4C" w14:textId="77777777" w:rsidTr="001A65DD">
        <w:tc>
          <w:tcPr>
            <w:tcW w:w="4500" w:type="dxa"/>
          </w:tcPr>
          <w:p w14:paraId="512FF68A" w14:textId="77777777" w:rsidR="001405A1" w:rsidRDefault="001405A1" w:rsidP="00B87F87">
            <w:pPr>
              <w:spacing w:after="40"/>
              <w:jc w:val="both"/>
            </w:pPr>
            <w:r>
              <w:t>Instructions unclear for elderly/less tech-savvy patients</w:t>
            </w:r>
          </w:p>
        </w:tc>
        <w:tc>
          <w:tcPr>
            <w:tcW w:w="1500" w:type="dxa"/>
          </w:tcPr>
          <w:p w14:paraId="3811DDCE" w14:textId="77777777" w:rsidR="001405A1" w:rsidRDefault="001405A1" w:rsidP="00B87F87">
            <w:pPr>
              <w:spacing w:after="40"/>
              <w:jc w:val="both"/>
            </w:pPr>
            <w:r>
              <w:rPr>
                <w:b/>
                <w:bCs/>
              </w:rPr>
              <w:t>H</w:t>
            </w:r>
          </w:p>
        </w:tc>
        <w:tc>
          <w:tcPr>
            <w:tcW w:w="1500" w:type="dxa"/>
          </w:tcPr>
          <w:p w14:paraId="2077013A" w14:textId="77777777" w:rsidR="001405A1" w:rsidRDefault="001405A1" w:rsidP="00B87F87">
            <w:pPr>
              <w:spacing w:after="40"/>
              <w:jc w:val="both"/>
            </w:pPr>
            <w:r>
              <w:t>P4, P24, P60</w:t>
            </w:r>
          </w:p>
        </w:tc>
      </w:tr>
      <w:tr w:rsidR="001405A1" w14:paraId="2EF3FCBA" w14:textId="77777777" w:rsidTr="001A65DD">
        <w:tc>
          <w:tcPr>
            <w:tcW w:w="4500" w:type="dxa"/>
          </w:tcPr>
          <w:p w14:paraId="3AEE1B5D" w14:textId="77777777" w:rsidR="001405A1" w:rsidRDefault="001405A1" w:rsidP="00B87F87">
            <w:pPr>
              <w:spacing w:after="40"/>
              <w:jc w:val="both"/>
            </w:pPr>
            <w:r>
              <w:t>Link delayed or did not open properly</w:t>
            </w:r>
          </w:p>
        </w:tc>
        <w:tc>
          <w:tcPr>
            <w:tcW w:w="1500" w:type="dxa"/>
          </w:tcPr>
          <w:p w14:paraId="5B9C8AC3" w14:textId="77777777" w:rsidR="001405A1" w:rsidRDefault="001405A1" w:rsidP="00B87F87">
            <w:pPr>
              <w:spacing w:after="40"/>
              <w:jc w:val="both"/>
            </w:pPr>
            <w:r>
              <w:rPr>
                <w:b/>
                <w:bCs/>
              </w:rPr>
              <w:t>M</w:t>
            </w:r>
          </w:p>
        </w:tc>
        <w:tc>
          <w:tcPr>
            <w:tcW w:w="1500" w:type="dxa"/>
          </w:tcPr>
          <w:p w14:paraId="1F843BB9" w14:textId="77777777" w:rsidR="001405A1" w:rsidRDefault="001405A1" w:rsidP="00B87F87">
            <w:pPr>
              <w:spacing w:after="40"/>
              <w:jc w:val="both"/>
            </w:pPr>
            <w:r>
              <w:t>P24</w:t>
            </w:r>
          </w:p>
        </w:tc>
      </w:tr>
      <w:tr w:rsidR="001405A1" w14:paraId="3341134C" w14:textId="77777777" w:rsidTr="001A65DD">
        <w:tc>
          <w:tcPr>
            <w:tcW w:w="4500" w:type="dxa"/>
          </w:tcPr>
          <w:p w14:paraId="61334136" w14:textId="77777777" w:rsidR="001405A1" w:rsidRDefault="001405A1" w:rsidP="00B87F87">
            <w:pPr>
              <w:spacing w:after="40"/>
              <w:jc w:val="both"/>
            </w:pPr>
            <w:r>
              <w:t>No resend option for consultation link</w:t>
            </w:r>
          </w:p>
        </w:tc>
        <w:tc>
          <w:tcPr>
            <w:tcW w:w="1500" w:type="dxa"/>
          </w:tcPr>
          <w:p w14:paraId="0659A610" w14:textId="77777777" w:rsidR="001405A1" w:rsidRDefault="001405A1" w:rsidP="00B87F87">
            <w:pPr>
              <w:spacing w:after="40"/>
              <w:jc w:val="both"/>
            </w:pPr>
            <w:r>
              <w:rPr>
                <w:b/>
                <w:bCs/>
              </w:rPr>
              <w:t>M</w:t>
            </w:r>
          </w:p>
        </w:tc>
        <w:tc>
          <w:tcPr>
            <w:tcW w:w="1500" w:type="dxa"/>
          </w:tcPr>
          <w:p w14:paraId="38446770" w14:textId="77777777" w:rsidR="001405A1" w:rsidRDefault="001405A1" w:rsidP="00B87F87">
            <w:pPr>
              <w:spacing w:after="40"/>
              <w:jc w:val="both"/>
            </w:pPr>
            <w:r>
              <w:t>Heuristic review</w:t>
            </w:r>
          </w:p>
        </w:tc>
      </w:tr>
      <w:tr w:rsidR="001405A1" w14:paraId="3FA27254" w14:textId="77777777" w:rsidTr="001A65DD">
        <w:tc>
          <w:tcPr>
            <w:tcW w:w="4500" w:type="dxa"/>
          </w:tcPr>
          <w:p w14:paraId="628E1BC1" w14:textId="77777777" w:rsidR="001405A1" w:rsidRDefault="001405A1" w:rsidP="00B87F87">
            <w:pPr>
              <w:spacing w:after="40"/>
              <w:jc w:val="both"/>
            </w:pPr>
            <w:r>
              <w:t>No translation of tele-appointment instructions into other languages</w:t>
            </w:r>
          </w:p>
        </w:tc>
        <w:tc>
          <w:tcPr>
            <w:tcW w:w="1500" w:type="dxa"/>
          </w:tcPr>
          <w:p w14:paraId="00CBB075" w14:textId="77777777" w:rsidR="001405A1" w:rsidRDefault="001405A1" w:rsidP="00B87F87">
            <w:pPr>
              <w:spacing w:after="40"/>
              <w:jc w:val="both"/>
            </w:pPr>
            <w:r>
              <w:rPr>
                <w:b/>
                <w:bCs/>
              </w:rPr>
              <w:t>M</w:t>
            </w:r>
          </w:p>
        </w:tc>
        <w:tc>
          <w:tcPr>
            <w:tcW w:w="1500" w:type="dxa"/>
          </w:tcPr>
          <w:p w14:paraId="213D16DA" w14:textId="77777777" w:rsidR="001405A1" w:rsidRDefault="001405A1" w:rsidP="00B87F87">
            <w:pPr>
              <w:spacing w:after="40"/>
              <w:jc w:val="both"/>
            </w:pPr>
            <w:r>
              <w:t>P57</w:t>
            </w:r>
          </w:p>
        </w:tc>
      </w:tr>
    </w:tbl>
    <w:p w14:paraId="5608CA48" w14:textId="77777777" w:rsidR="001405A1" w:rsidRPr="006B0DD6" w:rsidRDefault="001405A1" w:rsidP="00B87F87">
      <w:pPr>
        <w:spacing w:before="240" w:after="240"/>
        <w:jc w:val="both"/>
        <w:rPr>
          <w:b/>
          <w:bCs/>
          <w:color w:val="215E99" w:themeColor="text2" w:themeTint="BF"/>
          <w:sz w:val="26"/>
          <w:szCs w:val="26"/>
        </w:rPr>
      </w:pPr>
      <w:r w:rsidRPr="006B0DD6">
        <w:rPr>
          <w:b/>
          <w:bCs/>
          <w:color w:val="215E99" w:themeColor="text2" w:themeTint="BF"/>
          <w:sz w:val="26"/>
          <w:szCs w:val="26"/>
        </w:rPr>
        <w:t>Supporting Evidence</w:t>
      </w:r>
    </w:p>
    <w:p w14:paraId="2A451283" w14:textId="77777777" w:rsidR="001405A1" w:rsidRDefault="001405A1" w:rsidP="00B87F87">
      <w:pPr>
        <w:pStyle w:val="ListParagraph"/>
        <w:numPr>
          <w:ilvl w:val="0"/>
          <w:numId w:val="28"/>
        </w:numPr>
        <w:spacing w:after="60"/>
        <w:jc w:val="both"/>
      </w:pPr>
      <w:r>
        <w:rPr>
          <w:sz w:val="22"/>
          <w:szCs w:val="22"/>
        </w:rPr>
        <w:t>Patient P4: "The explanation is not sufficient and not easy for the elderly."</w:t>
      </w:r>
    </w:p>
    <w:p w14:paraId="36E3E3B6" w14:textId="77777777" w:rsidR="001405A1" w:rsidRDefault="001405A1" w:rsidP="00B87F87">
      <w:pPr>
        <w:pStyle w:val="ListParagraph"/>
        <w:numPr>
          <w:ilvl w:val="0"/>
          <w:numId w:val="28"/>
        </w:numPr>
        <w:spacing w:after="60"/>
        <w:jc w:val="both"/>
      </w:pPr>
      <w:r>
        <w:rPr>
          <w:sz w:val="22"/>
          <w:szCs w:val="22"/>
        </w:rPr>
        <w:t>Patient P24: "The tele-appointment link was sometimes delayed or did not open properly. Instructions for joining were not always clear."</w:t>
      </w:r>
    </w:p>
    <w:p w14:paraId="5FA398D4" w14:textId="77777777" w:rsidR="001405A1" w:rsidRDefault="001405A1" w:rsidP="00B87F87">
      <w:pPr>
        <w:pStyle w:val="ListParagraph"/>
        <w:numPr>
          <w:ilvl w:val="0"/>
          <w:numId w:val="28"/>
        </w:numPr>
        <w:spacing w:after="60"/>
        <w:jc w:val="both"/>
      </w:pPr>
      <w:r>
        <w:rPr>
          <w:sz w:val="22"/>
          <w:szCs w:val="22"/>
        </w:rPr>
        <w:t>Patient P60: "Instructions too wordy/long."</w:t>
      </w:r>
    </w:p>
    <w:p w14:paraId="222AE372" w14:textId="77777777" w:rsidR="001405A1" w:rsidRDefault="001405A1" w:rsidP="00B87F87">
      <w:pPr>
        <w:pStyle w:val="ListParagraph"/>
        <w:numPr>
          <w:ilvl w:val="0"/>
          <w:numId w:val="28"/>
        </w:numPr>
        <w:spacing w:after="60"/>
        <w:jc w:val="both"/>
      </w:pPr>
      <w:r>
        <w:rPr>
          <w:sz w:val="22"/>
          <w:szCs w:val="22"/>
        </w:rPr>
        <w:t>Patient P74: "I don't know about this service — awareness should be spread to people."</w:t>
      </w:r>
    </w:p>
    <w:p w14:paraId="62644B80" w14:textId="77777777" w:rsidR="001405A1" w:rsidRDefault="001405A1" w:rsidP="00B87F87">
      <w:pPr>
        <w:pStyle w:val="ListParagraph"/>
        <w:numPr>
          <w:ilvl w:val="0"/>
          <w:numId w:val="28"/>
        </w:numPr>
        <w:spacing w:after="60"/>
        <w:jc w:val="both"/>
      </w:pPr>
      <w:r>
        <w:rPr>
          <w:sz w:val="22"/>
          <w:szCs w:val="22"/>
        </w:rPr>
        <w:t>Stakeholder R3: "Patients refusing to consent to video consultation" — trust/comfort issue."</w:t>
      </w:r>
    </w:p>
    <w:p w14:paraId="3CB16B74" w14:textId="77777777" w:rsidR="001405A1" w:rsidRPr="006427B7" w:rsidRDefault="001405A1" w:rsidP="00B87F87">
      <w:pPr>
        <w:spacing w:before="240" w:after="240"/>
        <w:jc w:val="both"/>
        <w:rPr>
          <w:b/>
          <w:bCs/>
          <w:color w:val="215E99" w:themeColor="text2" w:themeTint="BF"/>
          <w:sz w:val="26"/>
          <w:szCs w:val="26"/>
        </w:rPr>
      </w:pPr>
      <w:r w:rsidRPr="006427B7">
        <w:rPr>
          <w:b/>
          <w:bCs/>
          <w:color w:val="215E99" w:themeColor="text2" w:themeTint="BF"/>
          <w:sz w:val="26"/>
          <w:szCs w:val="26"/>
        </w:rPr>
        <w:t>Preliminary Requirement Implications</w:t>
      </w:r>
    </w:p>
    <w:p w14:paraId="7D7427F0" w14:textId="77777777" w:rsidR="001405A1" w:rsidRDefault="001405A1" w:rsidP="00B87F87">
      <w:pPr>
        <w:pStyle w:val="ListParagraph"/>
        <w:numPr>
          <w:ilvl w:val="0"/>
          <w:numId w:val="28"/>
        </w:numPr>
        <w:spacing w:after="60"/>
        <w:jc w:val="both"/>
      </w:pPr>
      <w:r>
        <w:rPr>
          <w:sz w:val="22"/>
          <w:szCs w:val="22"/>
        </w:rPr>
        <w:t>SRS-TEL-001 — Store tele-appointment links within appointment details for retrieval.</w:t>
      </w:r>
    </w:p>
    <w:p w14:paraId="6C2D2A7B" w14:textId="77777777" w:rsidR="001405A1" w:rsidRDefault="001405A1" w:rsidP="00B87F87">
      <w:pPr>
        <w:pStyle w:val="ListParagraph"/>
        <w:numPr>
          <w:ilvl w:val="0"/>
          <w:numId w:val="28"/>
        </w:numPr>
        <w:spacing w:after="60"/>
        <w:jc w:val="both"/>
      </w:pPr>
      <w:r>
        <w:rPr>
          <w:sz w:val="22"/>
          <w:szCs w:val="22"/>
        </w:rPr>
        <w:t>SRS-TEL-001 — Allow users to resend consultation links.</w:t>
      </w:r>
    </w:p>
    <w:p w14:paraId="1BC39A1C" w14:textId="77777777" w:rsidR="001405A1" w:rsidRDefault="001405A1" w:rsidP="00B87F87">
      <w:pPr>
        <w:pStyle w:val="ListParagraph"/>
        <w:numPr>
          <w:ilvl w:val="0"/>
          <w:numId w:val="28"/>
        </w:numPr>
        <w:spacing w:after="60"/>
        <w:jc w:val="both"/>
      </w:pPr>
      <w:r>
        <w:rPr>
          <w:sz w:val="22"/>
          <w:szCs w:val="22"/>
        </w:rPr>
        <w:t>SRS-NFR-002 — Simplify instructions with visual step-by-step guide for elderly users.</w:t>
      </w:r>
    </w:p>
    <w:p w14:paraId="39FBED87" w14:textId="77777777" w:rsidR="001405A1" w:rsidRDefault="001405A1" w:rsidP="00B87F87">
      <w:pPr>
        <w:pStyle w:val="ListParagraph"/>
        <w:numPr>
          <w:ilvl w:val="0"/>
          <w:numId w:val="28"/>
        </w:numPr>
        <w:spacing w:after="60"/>
        <w:jc w:val="both"/>
      </w:pPr>
      <w:r>
        <w:rPr>
          <w:sz w:val="22"/>
          <w:szCs w:val="22"/>
        </w:rPr>
        <w:t>SRS-NFR-007 — Multilingual support for tele-appointment instructions.</w:t>
      </w:r>
    </w:p>
    <w:p w14:paraId="4DC93DBC" w14:textId="202EE58B" w:rsidR="00961D6E" w:rsidRPr="006427B7" w:rsidRDefault="003E2EB2" w:rsidP="00B87F87">
      <w:pPr>
        <w:pStyle w:val="Heading2"/>
        <w:spacing w:before="240" w:after="100"/>
        <w:jc w:val="both"/>
        <w:rPr>
          <w:b/>
          <w:bCs/>
          <w:color w:val="000000" w:themeColor="text1"/>
          <w:sz w:val="28"/>
          <w:szCs w:val="28"/>
        </w:rPr>
      </w:pPr>
      <w:bookmarkStart w:id="62" w:name="_Toc236913099"/>
      <w:r w:rsidRPr="006427B7">
        <w:rPr>
          <w:b/>
          <w:bCs/>
          <w:color w:val="000000" w:themeColor="text1"/>
          <w:sz w:val="28"/>
          <w:szCs w:val="28"/>
        </w:rPr>
        <w:t xml:space="preserve">3.5.6 </w:t>
      </w:r>
      <w:r w:rsidR="00B94519" w:rsidRPr="006427B7">
        <w:rPr>
          <w:b/>
          <w:bCs/>
          <w:color w:val="000000" w:themeColor="text1"/>
          <w:sz w:val="28"/>
          <w:szCs w:val="28"/>
        </w:rPr>
        <w:t>Sehati Card Request for Newborns</w:t>
      </w:r>
      <w:bookmarkEnd w:id="62"/>
    </w:p>
    <w:p w14:paraId="4DFA7626" w14:textId="299935A9" w:rsidR="00194712" w:rsidRPr="00410CF5" w:rsidRDefault="008A740D" w:rsidP="00B87F87">
      <w:pPr>
        <w:spacing w:before="240" w:after="240"/>
        <w:jc w:val="both"/>
        <w:rPr>
          <w:b/>
          <w:bCs/>
          <w:color w:val="215E99" w:themeColor="text2" w:themeTint="BF"/>
          <w:sz w:val="26"/>
          <w:szCs w:val="26"/>
        </w:rPr>
      </w:pPr>
      <w:r w:rsidRPr="00410CF5">
        <w:rPr>
          <w:b/>
          <w:bCs/>
          <w:color w:val="215E99" w:themeColor="text2" w:themeTint="BF"/>
          <w:sz w:val="26"/>
          <w:szCs w:val="26"/>
        </w:rPr>
        <w:lastRenderedPageBreak/>
        <w:t>Current Experience Summary</w:t>
      </w:r>
    </w:p>
    <w:p w14:paraId="59B734A3" w14:textId="51518738" w:rsidR="008A740D" w:rsidRPr="00501BEC" w:rsidRDefault="008A740D" w:rsidP="00B87F87">
      <w:pPr>
        <w:ind w:firstLine="720"/>
        <w:jc w:val="both"/>
        <w:rPr>
          <w:sz w:val="22"/>
          <w:szCs w:val="22"/>
        </w:rPr>
      </w:pPr>
      <w:r w:rsidRPr="00501BEC">
        <w:rPr>
          <w:sz w:val="22"/>
          <w:szCs w:val="22"/>
        </w:rPr>
        <w:t xml:space="preserve">Parents request the newborn's Sehati Card in the </w:t>
      </w:r>
      <w:r w:rsidR="002E7089" w:rsidRPr="00501BEC">
        <w:rPr>
          <w:sz w:val="22"/>
          <w:szCs w:val="22"/>
        </w:rPr>
        <w:t>MOH Website</w:t>
      </w:r>
      <w:r w:rsidRPr="00501BEC">
        <w:rPr>
          <w:sz w:val="22"/>
          <w:szCs w:val="22"/>
        </w:rPr>
        <w:t>. Before any request exists, the screen shows only "No Request Found." The form requires manually typed Newborn CPR, Father CPR, and Mother CPR alongside contact details — none pre-filled from any registry — and there is no post-submission status indicator.</w:t>
      </w:r>
    </w:p>
    <w:p w14:paraId="21860521" w14:textId="77777777" w:rsidR="0038497B" w:rsidRPr="004525D6" w:rsidRDefault="0038497B" w:rsidP="00B87F87">
      <w:pPr>
        <w:spacing w:before="240" w:after="240"/>
        <w:jc w:val="both"/>
        <w:rPr>
          <w:b/>
          <w:bCs/>
          <w:color w:val="215E99" w:themeColor="text2" w:themeTint="BF"/>
          <w:sz w:val="26"/>
          <w:szCs w:val="26"/>
        </w:rPr>
      </w:pPr>
      <w:r w:rsidRPr="004525D6">
        <w:rPr>
          <w:b/>
          <w:bCs/>
          <w:color w:val="215E99" w:themeColor="text2" w:themeTint="BF"/>
          <w:sz w:val="26"/>
          <w:szCs w:val="26"/>
        </w:rPr>
        <w:t>Pain Points Identified</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6"/>
        <w:gridCol w:w="1842"/>
        <w:gridCol w:w="2257"/>
      </w:tblGrid>
      <w:tr w:rsidR="0038497B" w14:paraId="676C1BA8" w14:textId="77777777" w:rsidTr="004525D6">
        <w:trPr>
          <w:trHeight w:val="230"/>
        </w:trPr>
        <w:tc>
          <w:tcPr>
            <w:tcW w:w="5526" w:type="dxa"/>
            <w:shd w:val="clear" w:color="auto" w:fill="1F3864"/>
          </w:tcPr>
          <w:p w14:paraId="50600629" w14:textId="77777777" w:rsidR="0038497B" w:rsidRDefault="0038497B" w:rsidP="00B87F87">
            <w:pPr>
              <w:jc w:val="both"/>
            </w:pPr>
            <w:r>
              <w:rPr>
                <w:b/>
                <w:bCs/>
                <w:color w:val="FFFFFF"/>
              </w:rPr>
              <w:t>Pain Point</w:t>
            </w:r>
          </w:p>
        </w:tc>
        <w:tc>
          <w:tcPr>
            <w:tcW w:w="1842" w:type="dxa"/>
            <w:shd w:val="clear" w:color="auto" w:fill="1F3864"/>
          </w:tcPr>
          <w:p w14:paraId="0ED93101" w14:textId="77777777" w:rsidR="0038497B" w:rsidRDefault="0038497B" w:rsidP="00B87F87">
            <w:pPr>
              <w:jc w:val="both"/>
            </w:pPr>
            <w:r>
              <w:rPr>
                <w:b/>
                <w:bCs/>
                <w:color w:val="FFFFFF"/>
              </w:rPr>
              <w:t>Severity (H/M/L)</w:t>
            </w:r>
          </w:p>
        </w:tc>
        <w:tc>
          <w:tcPr>
            <w:tcW w:w="2257" w:type="dxa"/>
            <w:shd w:val="clear" w:color="auto" w:fill="1F3864"/>
          </w:tcPr>
          <w:p w14:paraId="3D39A497" w14:textId="77777777" w:rsidR="0038497B" w:rsidRDefault="0038497B" w:rsidP="00B87F87">
            <w:pPr>
              <w:jc w:val="both"/>
            </w:pPr>
            <w:r>
              <w:rPr>
                <w:b/>
                <w:bCs/>
                <w:color w:val="FFFFFF"/>
              </w:rPr>
              <w:t>Frequency Reported</w:t>
            </w:r>
          </w:p>
        </w:tc>
      </w:tr>
      <w:tr w:rsidR="0038497B" w14:paraId="460F7D65" w14:textId="77777777" w:rsidTr="004525D6">
        <w:trPr>
          <w:trHeight w:val="491"/>
        </w:trPr>
        <w:tc>
          <w:tcPr>
            <w:tcW w:w="5526" w:type="dxa"/>
          </w:tcPr>
          <w:p w14:paraId="13477E9C" w14:textId="0E29E184" w:rsidR="0038497B" w:rsidRDefault="006C5AAF" w:rsidP="00B87F87">
            <w:pPr>
              <w:spacing w:after="40"/>
              <w:jc w:val="both"/>
            </w:pPr>
            <w:r w:rsidRPr="005E3100">
              <w:t>Newborn/parent CPR entered manually, not pulled from CIO birth registry</w:t>
            </w:r>
          </w:p>
        </w:tc>
        <w:tc>
          <w:tcPr>
            <w:tcW w:w="1842" w:type="dxa"/>
          </w:tcPr>
          <w:p w14:paraId="38D0F25A" w14:textId="33E80614" w:rsidR="0038497B" w:rsidRDefault="006C5AAF" w:rsidP="00B87F87">
            <w:pPr>
              <w:spacing w:after="40"/>
              <w:jc w:val="both"/>
            </w:pPr>
            <w:r w:rsidRPr="005E3100">
              <w:t>M</w:t>
            </w:r>
          </w:p>
        </w:tc>
        <w:tc>
          <w:tcPr>
            <w:tcW w:w="2257" w:type="dxa"/>
          </w:tcPr>
          <w:p w14:paraId="42EE2BB4" w14:textId="1C299EBE" w:rsidR="0038497B" w:rsidRDefault="00447D2C" w:rsidP="00B87F87">
            <w:pPr>
              <w:spacing w:after="40"/>
              <w:jc w:val="both"/>
            </w:pPr>
            <w:r>
              <w:t>Heuristic review</w:t>
            </w:r>
          </w:p>
        </w:tc>
      </w:tr>
      <w:tr w:rsidR="0038497B" w14:paraId="5263A7D8" w14:textId="77777777" w:rsidTr="004525D6">
        <w:trPr>
          <w:trHeight w:val="262"/>
        </w:trPr>
        <w:tc>
          <w:tcPr>
            <w:tcW w:w="5526" w:type="dxa"/>
          </w:tcPr>
          <w:p w14:paraId="5B4A5FD6" w14:textId="7DCE606A" w:rsidR="0038497B" w:rsidRDefault="006C5AAF" w:rsidP="00B87F87">
            <w:pPr>
              <w:spacing w:after="40"/>
              <w:jc w:val="both"/>
            </w:pPr>
            <w:r w:rsidRPr="005E3100">
              <w:t>No status tracking after submission</w:t>
            </w:r>
          </w:p>
        </w:tc>
        <w:tc>
          <w:tcPr>
            <w:tcW w:w="1842" w:type="dxa"/>
          </w:tcPr>
          <w:p w14:paraId="4F4B6DE8" w14:textId="019D178F" w:rsidR="0038497B" w:rsidRDefault="006C5AAF" w:rsidP="00B87F87">
            <w:pPr>
              <w:spacing w:after="40"/>
              <w:jc w:val="both"/>
            </w:pPr>
            <w:r w:rsidRPr="005E3100">
              <w:t>M</w:t>
            </w:r>
          </w:p>
        </w:tc>
        <w:tc>
          <w:tcPr>
            <w:tcW w:w="2257" w:type="dxa"/>
          </w:tcPr>
          <w:p w14:paraId="1BC43CF8" w14:textId="3DB98051" w:rsidR="0038497B" w:rsidRDefault="00447D2C" w:rsidP="00B87F87">
            <w:pPr>
              <w:spacing w:after="40"/>
              <w:jc w:val="both"/>
            </w:pPr>
            <w:r>
              <w:t>Heuristic review</w:t>
            </w:r>
          </w:p>
        </w:tc>
      </w:tr>
      <w:tr w:rsidR="0038497B" w14:paraId="0FB82369" w14:textId="77777777" w:rsidTr="004525D6">
        <w:trPr>
          <w:trHeight w:val="721"/>
        </w:trPr>
        <w:tc>
          <w:tcPr>
            <w:tcW w:w="5526" w:type="dxa"/>
          </w:tcPr>
          <w:p w14:paraId="542AFAAF" w14:textId="6C85AC5E" w:rsidR="0038497B" w:rsidRDefault="006C5AAF" w:rsidP="00B87F87">
            <w:pPr>
              <w:spacing w:after="40"/>
              <w:jc w:val="both"/>
            </w:pPr>
            <w:r w:rsidRPr="005E3100">
              <w:t>Nearly all users who tried it hit a problem</w:t>
            </w:r>
          </w:p>
        </w:tc>
        <w:tc>
          <w:tcPr>
            <w:tcW w:w="1842" w:type="dxa"/>
          </w:tcPr>
          <w:p w14:paraId="0FDFF706" w14:textId="2DCCEA6B" w:rsidR="0038497B" w:rsidRDefault="006C5AAF" w:rsidP="00B87F87">
            <w:pPr>
              <w:spacing w:after="40"/>
              <w:jc w:val="both"/>
            </w:pPr>
            <w:r w:rsidRPr="005E3100">
              <w:t>H</w:t>
            </w:r>
          </w:p>
        </w:tc>
        <w:tc>
          <w:tcPr>
            <w:tcW w:w="2257" w:type="dxa"/>
          </w:tcPr>
          <w:p w14:paraId="1E1466CA" w14:textId="105128E4" w:rsidR="0038497B" w:rsidRDefault="006C5AAF" w:rsidP="00B87F87">
            <w:pPr>
              <w:spacing w:after="40"/>
              <w:jc w:val="both"/>
            </w:pPr>
            <w:r w:rsidRPr="005E3100">
              <w:t>4% of patients (3/74) used it; 4% (3/74) flagged it problematic</w:t>
            </w:r>
          </w:p>
        </w:tc>
      </w:tr>
    </w:tbl>
    <w:p w14:paraId="32C274A9" w14:textId="77777777" w:rsidR="0038497B" w:rsidRPr="008A740D" w:rsidRDefault="0038497B" w:rsidP="00B87F87">
      <w:pPr>
        <w:jc w:val="both"/>
      </w:pPr>
    </w:p>
    <w:p w14:paraId="35F13449" w14:textId="5CB2FD95" w:rsidR="001405A1" w:rsidRPr="00FF692B" w:rsidRDefault="001405A1" w:rsidP="00B87F87">
      <w:pPr>
        <w:spacing w:before="240" w:after="240"/>
        <w:jc w:val="both"/>
        <w:rPr>
          <w:b/>
          <w:bCs/>
          <w:color w:val="215E99" w:themeColor="text2" w:themeTint="BF"/>
          <w:sz w:val="26"/>
          <w:szCs w:val="26"/>
        </w:rPr>
      </w:pPr>
      <w:r w:rsidRPr="00FF692B">
        <w:rPr>
          <w:b/>
          <w:bCs/>
          <w:color w:val="215E99" w:themeColor="text2" w:themeTint="BF"/>
          <w:sz w:val="26"/>
          <w:szCs w:val="26"/>
        </w:rPr>
        <w:t>Supporting Evidence (from survey)</w:t>
      </w:r>
    </w:p>
    <w:p w14:paraId="016F9D0E" w14:textId="77777777" w:rsidR="001405A1" w:rsidRDefault="001405A1" w:rsidP="00B87F87">
      <w:pPr>
        <w:spacing w:after="120" w:line="276" w:lineRule="auto"/>
        <w:ind w:firstLine="720"/>
        <w:jc w:val="both"/>
      </w:pPr>
      <w:r>
        <w:rPr>
          <w:sz w:val="22"/>
          <w:szCs w:val="22"/>
        </w:rPr>
        <w:t>4% of patients (3 of 74) used this service. 4% (3 of 74) flagged it as problematic. Low usage limits quantitative conclusions, but the heuristic findings (manual CPR entry, no status tracking) remain valid.</w:t>
      </w:r>
    </w:p>
    <w:p w14:paraId="4DC93DCB" w14:textId="77777777" w:rsidR="00961D6E" w:rsidRPr="00A4069E" w:rsidRDefault="00B94519" w:rsidP="00B87F87">
      <w:pPr>
        <w:spacing w:before="240" w:after="240"/>
        <w:jc w:val="both"/>
        <w:rPr>
          <w:b/>
          <w:bCs/>
          <w:sz w:val="26"/>
          <w:szCs w:val="26"/>
        </w:rPr>
      </w:pPr>
      <w:r w:rsidRPr="00A4069E">
        <w:rPr>
          <w:b/>
          <w:bCs/>
          <w:color w:val="215E99" w:themeColor="text2" w:themeTint="BF"/>
          <w:sz w:val="26"/>
          <w:szCs w:val="26"/>
        </w:rPr>
        <w:t>Preliminary Requirement Implications</w:t>
      </w:r>
    </w:p>
    <w:p w14:paraId="4B58D25E" w14:textId="77777777" w:rsidR="001405A1" w:rsidRDefault="001405A1" w:rsidP="00B87F87">
      <w:pPr>
        <w:pStyle w:val="ListParagraph"/>
        <w:numPr>
          <w:ilvl w:val="0"/>
          <w:numId w:val="28"/>
        </w:numPr>
        <w:spacing w:after="60"/>
        <w:jc w:val="both"/>
      </w:pPr>
      <w:r>
        <w:rPr>
          <w:sz w:val="22"/>
          <w:szCs w:val="22"/>
        </w:rPr>
        <w:t>SRS-NB-001 — Auto-populate newborn CPR and parent details from CIO birth-registry data instead of manual entry.</w:t>
      </w:r>
    </w:p>
    <w:p w14:paraId="298B3010" w14:textId="77777777" w:rsidR="001405A1" w:rsidRDefault="001405A1" w:rsidP="00B87F87">
      <w:pPr>
        <w:pStyle w:val="ListParagraph"/>
        <w:numPr>
          <w:ilvl w:val="0"/>
          <w:numId w:val="28"/>
        </w:numPr>
        <w:spacing w:after="60"/>
        <w:jc w:val="both"/>
      </w:pPr>
      <w:r>
        <w:rPr>
          <w:sz w:val="22"/>
          <w:szCs w:val="22"/>
        </w:rPr>
        <w:t>SRS-NFR-004 — Add request-status tracking (submitted → processing → issued) for the newborn Sehati card, consistent with other request-based services.</w:t>
      </w:r>
    </w:p>
    <w:p w14:paraId="4DC93DDE" w14:textId="722C6AEC" w:rsidR="00961D6E" w:rsidRPr="00A4069E" w:rsidRDefault="003E2EB2" w:rsidP="00B87F87">
      <w:pPr>
        <w:pStyle w:val="Heading2"/>
        <w:spacing w:before="240" w:after="100"/>
        <w:jc w:val="both"/>
        <w:rPr>
          <w:b/>
          <w:bCs/>
          <w:color w:val="000000" w:themeColor="text1"/>
          <w:sz w:val="28"/>
          <w:szCs w:val="28"/>
        </w:rPr>
      </w:pPr>
      <w:bookmarkStart w:id="63" w:name="_Toc236913100"/>
      <w:r w:rsidRPr="00A4069E">
        <w:rPr>
          <w:b/>
          <w:bCs/>
          <w:color w:val="000000" w:themeColor="text1"/>
          <w:sz w:val="28"/>
          <w:szCs w:val="28"/>
        </w:rPr>
        <w:t>3.5.</w:t>
      </w:r>
      <w:r w:rsidR="00835B89" w:rsidRPr="00A4069E">
        <w:rPr>
          <w:b/>
          <w:bCs/>
          <w:color w:val="000000" w:themeColor="text1"/>
          <w:sz w:val="28"/>
          <w:szCs w:val="28"/>
        </w:rPr>
        <w:t xml:space="preserve">7 </w:t>
      </w:r>
      <w:r w:rsidR="00B94519" w:rsidRPr="00A4069E">
        <w:rPr>
          <w:b/>
          <w:bCs/>
          <w:color w:val="000000" w:themeColor="text1"/>
          <w:sz w:val="28"/>
          <w:szCs w:val="28"/>
        </w:rPr>
        <w:t>Update Residential Address</w:t>
      </w:r>
      <w:bookmarkEnd w:id="63"/>
    </w:p>
    <w:p w14:paraId="098B9197" w14:textId="77777777" w:rsidR="00A4069E" w:rsidRDefault="0079402C" w:rsidP="00B87F87">
      <w:pPr>
        <w:spacing w:before="240" w:after="240"/>
        <w:jc w:val="both"/>
        <w:rPr>
          <w:b/>
          <w:bCs/>
          <w:color w:val="215E99" w:themeColor="text2" w:themeTint="BF"/>
          <w:sz w:val="26"/>
          <w:szCs w:val="26"/>
        </w:rPr>
      </w:pPr>
      <w:r w:rsidRPr="00A4069E">
        <w:rPr>
          <w:b/>
          <w:bCs/>
          <w:color w:val="215E99" w:themeColor="text2" w:themeTint="BF"/>
          <w:sz w:val="26"/>
          <w:szCs w:val="26"/>
        </w:rPr>
        <w:t>Current Experience Summary</w:t>
      </w:r>
    </w:p>
    <w:p w14:paraId="2D19D876" w14:textId="68845BCF" w:rsidR="00FA21E7" w:rsidRPr="00055DC5" w:rsidRDefault="0079402C" w:rsidP="00B87F87">
      <w:pPr>
        <w:spacing w:before="240" w:after="240"/>
        <w:ind w:firstLine="720"/>
        <w:jc w:val="both"/>
      </w:pPr>
      <w:r w:rsidRPr="00A4069E">
        <w:rPr>
          <w:sz w:val="22"/>
          <w:szCs w:val="22"/>
        </w:rPr>
        <w:t>Patients submit Requester CPR, Previous Block, New Block, and contact details, then confirm consent. The system reassigns the patient's health center behind the scenes, but the confirmation screen never names or displays the new center.</w:t>
      </w:r>
    </w:p>
    <w:p w14:paraId="18C36D1D" w14:textId="77777777" w:rsidR="0079402C" w:rsidRPr="006C34D7" w:rsidRDefault="0079402C" w:rsidP="00B87F87">
      <w:pPr>
        <w:spacing w:before="240" w:after="240"/>
        <w:jc w:val="both"/>
        <w:rPr>
          <w:b/>
          <w:bCs/>
          <w:color w:val="215E99" w:themeColor="text2" w:themeTint="BF"/>
          <w:sz w:val="26"/>
          <w:szCs w:val="26"/>
        </w:rPr>
      </w:pPr>
      <w:r w:rsidRPr="006C34D7">
        <w:rPr>
          <w:b/>
          <w:bCs/>
          <w:color w:val="215E99" w:themeColor="text2" w:themeTint="BF"/>
          <w:sz w:val="26"/>
          <w:szCs w:val="26"/>
        </w:rPr>
        <w:t>Pain Points Identified</w:t>
      </w:r>
    </w:p>
    <w:tbl>
      <w:tblPr>
        <w:tblStyle w:val="TableGrid"/>
        <w:tblW w:w="9265" w:type="dxa"/>
        <w:tblLook w:val="04A0" w:firstRow="1" w:lastRow="0" w:firstColumn="1" w:lastColumn="0" w:noHBand="0" w:noVBand="1"/>
      </w:tblPr>
      <w:tblGrid>
        <w:gridCol w:w="2949"/>
        <w:gridCol w:w="1758"/>
        <w:gridCol w:w="4558"/>
      </w:tblGrid>
      <w:tr w:rsidR="0079402C" w:rsidRPr="0079402C" w14:paraId="1073394F" w14:textId="77777777" w:rsidTr="006C34D7">
        <w:tc>
          <w:tcPr>
            <w:tcW w:w="0" w:type="auto"/>
            <w:shd w:val="clear" w:color="auto" w:fill="153D63" w:themeFill="text2" w:themeFillTint="E6"/>
            <w:hideMark/>
          </w:tcPr>
          <w:p w14:paraId="1C3DC156" w14:textId="77777777" w:rsidR="0079402C" w:rsidRPr="0079402C" w:rsidRDefault="0079402C" w:rsidP="00B87F87">
            <w:pPr>
              <w:jc w:val="both"/>
              <w:rPr>
                <w:b/>
                <w:bCs/>
              </w:rPr>
            </w:pPr>
            <w:r w:rsidRPr="0079402C">
              <w:rPr>
                <w:b/>
                <w:bCs/>
              </w:rPr>
              <w:t>Pain Point</w:t>
            </w:r>
          </w:p>
        </w:tc>
        <w:tc>
          <w:tcPr>
            <w:tcW w:w="1758" w:type="dxa"/>
            <w:shd w:val="clear" w:color="auto" w:fill="153D63" w:themeFill="text2" w:themeFillTint="E6"/>
            <w:hideMark/>
          </w:tcPr>
          <w:p w14:paraId="082EC4E1" w14:textId="77777777" w:rsidR="0079402C" w:rsidRPr="0079402C" w:rsidRDefault="0079402C" w:rsidP="00B87F87">
            <w:pPr>
              <w:jc w:val="both"/>
              <w:rPr>
                <w:b/>
                <w:bCs/>
              </w:rPr>
            </w:pPr>
            <w:r w:rsidRPr="0079402C">
              <w:rPr>
                <w:b/>
                <w:bCs/>
              </w:rPr>
              <w:t>Severity (H/M/L)</w:t>
            </w:r>
          </w:p>
        </w:tc>
        <w:tc>
          <w:tcPr>
            <w:tcW w:w="4558" w:type="dxa"/>
            <w:shd w:val="clear" w:color="auto" w:fill="153D63" w:themeFill="text2" w:themeFillTint="E6"/>
            <w:hideMark/>
          </w:tcPr>
          <w:p w14:paraId="0543ADE7" w14:textId="77777777" w:rsidR="0079402C" w:rsidRPr="0079402C" w:rsidRDefault="0079402C" w:rsidP="00B87F87">
            <w:pPr>
              <w:jc w:val="both"/>
              <w:rPr>
                <w:b/>
                <w:bCs/>
              </w:rPr>
            </w:pPr>
            <w:r w:rsidRPr="0079402C">
              <w:rPr>
                <w:b/>
                <w:bCs/>
              </w:rPr>
              <w:t>Frequency Reported</w:t>
            </w:r>
          </w:p>
        </w:tc>
      </w:tr>
      <w:tr w:rsidR="0079402C" w:rsidRPr="0079402C" w14:paraId="028FF897" w14:textId="77777777" w:rsidTr="006C34D7">
        <w:tc>
          <w:tcPr>
            <w:tcW w:w="0" w:type="auto"/>
            <w:hideMark/>
          </w:tcPr>
          <w:p w14:paraId="2F6A3CA1" w14:textId="77777777" w:rsidR="0079402C" w:rsidRPr="0079402C" w:rsidRDefault="0079402C" w:rsidP="00B87F87">
            <w:pPr>
              <w:jc w:val="both"/>
            </w:pPr>
            <w:r w:rsidRPr="0079402C">
              <w:t>No confirmation of the newly assigned health center</w:t>
            </w:r>
          </w:p>
        </w:tc>
        <w:tc>
          <w:tcPr>
            <w:tcW w:w="0" w:type="auto"/>
            <w:hideMark/>
          </w:tcPr>
          <w:p w14:paraId="19A4B76B" w14:textId="77777777" w:rsidR="0079402C" w:rsidRPr="0079402C" w:rsidRDefault="0079402C" w:rsidP="00B87F87">
            <w:pPr>
              <w:jc w:val="both"/>
            </w:pPr>
            <w:r w:rsidRPr="0079402C">
              <w:t>H</w:t>
            </w:r>
          </w:p>
        </w:tc>
        <w:tc>
          <w:tcPr>
            <w:tcW w:w="4558" w:type="dxa"/>
            <w:hideMark/>
          </w:tcPr>
          <w:p w14:paraId="5F1D4FEC" w14:textId="77777777" w:rsidR="0079402C" w:rsidRPr="0079402C" w:rsidRDefault="0079402C" w:rsidP="00B87F87">
            <w:pPr>
              <w:jc w:val="both"/>
            </w:pPr>
            <w:r w:rsidRPr="0079402C">
              <w:t>7% of patients flagged problems (5/74)</w:t>
            </w:r>
          </w:p>
        </w:tc>
      </w:tr>
      <w:tr w:rsidR="0079402C" w:rsidRPr="0079402C" w14:paraId="5E03C002" w14:textId="77777777" w:rsidTr="006C34D7">
        <w:tc>
          <w:tcPr>
            <w:tcW w:w="0" w:type="auto"/>
            <w:hideMark/>
          </w:tcPr>
          <w:p w14:paraId="684062E3" w14:textId="77777777" w:rsidR="0079402C" w:rsidRPr="0079402C" w:rsidRDefault="0079402C" w:rsidP="00B87F87">
            <w:pPr>
              <w:jc w:val="both"/>
            </w:pPr>
            <w:r w:rsidRPr="0079402C">
              <w:t>Problem-flagging exceeds actual usage</w:t>
            </w:r>
          </w:p>
        </w:tc>
        <w:tc>
          <w:tcPr>
            <w:tcW w:w="0" w:type="auto"/>
            <w:hideMark/>
          </w:tcPr>
          <w:p w14:paraId="091E9ADA" w14:textId="77777777" w:rsidR="0079402C" w:rsidRPr="0079402C" w:rsidRDefault="0079402C" w:rsidP="00B87F87">
            <w:pPr>
              <w:jc w:val="both"/>
            </w:pPr>
            <w:r w:rsidRPr="0079402C">
              <w:t>M</w:t>
            </w:r>
          </w:p>
        </w:tc>
        <w:tc>
          <w:tcPr>
            <w:tcW w:w="4558" w:type="dxa"/>
            <w:hideMark/>
          </w:tcPr>
          <w:p w14:paraId="76275563" w14:textId="77777777" w:rsidR="0079402C" w:rsidRPr="0079402C" w:rsidRDefault="0079402C" w:rsidP="00B87F87">
            <w:pPr>
              <w:jc w:val="both"/>
            </w:pPr>
            <w:r w:rsidRPr="0079402C">
              <w:t>3% used (2/74) vs 7% flagged (5/74)</w:t>
            </w:r>
          </w:p>
        </w:tc>
      </w:tr>
      <w:tr w:rsidR="0079402C" w:rsidRPr="0079402C" w14:paraId="745EBB8B" w14:textId="77777777" w:rsidTr="006C34D7">
        <w:tc>
          <w:tcPr>
            <w:tcW w:w="0" w:type="auto"/>
            <w:hideMark/>
          </w:tcPr>
          <w:p w14:paraId="50E9EF1B" w14:textId="77777777" w:rsidR="0079402C" w:rsidRPr="0079402C" w:rsidRDefault="0079402C" w:rsidP="00B87F87">
            <w:pPr>
              <w:jc w:val="both"/>
            </w:pPr>
            <w:r w:rsidRPr="0079402C">
              <w:t>High redesign priority despite low usage</w:t>
            </w:r>
          </w:p>
        </w:tc>
        <w:tc>
          <w:tcPr>
            <w:tcW w:w="0" w:type="auto"/>
            <w:hideMark/>
          </w:tcPr>
          <w:p w14:paraId="3986CB9B" w14:textId="77777777" w:rsidR="0079402C" w:rsidRPr="0079402C" w:rsidRDefault="0079402C" w:rsidP="00B87F87">
            <w:pPr>
              <w:jc w:val="both"/>
            </w:pPr>
            <w:r w:rsidRPr="0079402C">
              <w:t>M</w:t>
            </w:r>
          </w:p>
        </w:tc>
        <w:tc>
          <w:tcPr>
            <w:tcW w:w="4558" w:type="dxa"/>
            <w:hideMark/>
          </w:tcPr>
          <w:p w14:paraId="033DC943" w14:textId="77777777" w:rsidR="0079402C" w:rsidRPr="0079402C" w:rsidRDefault="0079402C" w:rsidP="00B87F87">
            <w:pPr>
              <w:jc w:val="both"/>
            </w:pPr>
            <w:r w:rsidRPr="0079402C">
              <w:t>18% patients (13/74), 21% stakeholders (3/14)</w:t>
            </w:r>
          </w:p>
        </w:tc>
      </w:tr>
    </w:tbl>
    <w:p w14:paraId="5F477EF0" w14:textId="77777777" w:rsidR="001405A1" w:rsidRPr="006C34D7" w:rsidRDefault="001405A1" w:rsidP="00B87F87">
      <w:pPr>
        <w:spacing w:before="240" w:after="240"/>
        <w:jc w:val="both"/>
        <w:rPr>
          <w:b/>
          <w:bCs/>
          <w:color w:val="215E99" w:themeColor="text2" w:themeTint="BF"/>
          <w:sz w:val="26"/>
          <w:szCs w:val="26"/>
        </w:rPr>
      </w:pPr>
      <w:r w:rsidRPr="006C34D7">
        <w:rPr>
          <w:b/>
          <w:bCs/>
          <w:color w:val="215E99" w:themeColor="text2" w:themeTint="BF"/>
          <w:sz w:val="26"/>
          <w:szCs w:val="26"/>
        </w:rPr>
        <w:t>Supporting Evidence (from survey)</w:t>
      </w:r>
    </w:p>
    <w:p w14:paraId="54DDB79F" w14:textId="77777777" w:rsidR="001405A1" w:rsidRDefault="001405A1" w:rsidP="00B87F87">
      <w:pPr>
        <w:spacing w:after="120" w:line="276" w:lineRule="auto"/>
        <w:ind w:firstLine="720"/>
        <w:jc w:val="both"/>
      </w:pPr>
      <w:r>
        <w:rPr>
          <w:sz w:val="22"/>
          <w:szCs w:val="22"/>
        </w:rPr>
        <w:t xml:space="preserve">3% of patients (2 of 74) used this service, but 7% (5 of 74) flagged it as problematic — suggesting awareness of issues even among non-users. 18% of patients (13 of 74) prioritized it for </w:t>
      </w:r>
      <w:r>
        <w:rPr>
          <w:sz w:val="22"/>
          <w:szCs w:val="22"/>
        </w:rPr>
        <w:lastRenderedPageBreak/>
        <w:t>redesign, and 21% of stakeholders (3 of 14) agreed. The heuristic findings (unclear reassignment communication) are supported by the disproportionate problem-flagging rate.</w:t>
      </w:r>
    </w:p>
    <w:p w14:paraId="4DC93DED" w14:textId="77777777" w:rsidR="00961D6E" w:rsidRPr="002D3EAB" w:rsidRDefault="00B94519" w:rsidP="00B87F87">
      <w:pPr>
        <w:jc w:val="both"/>
        <w:rPr>
          <w:b/>
          <w:bCs/>
          <w:color w:val="215E99" w:themeColor="text2" w:themeTint="BF"/>
          <w:sz w:val="26"/>
          <w:szCs w:val="26"/>
        </w:rPr>
      </w:pPr>
      <w:r w:rsidRPr="002D3EAB">
        <w:rPr>
          <w:b/>
          <w:bCs/>
          <w:color w:val="215E99" w:themeColor="text2" w:themeTint="BF"/>
          <w:sz w:val="26"/>
          <w:szCs w:val="26"/>
        </w:rPr>
        <w:t>Preliminary Requirement Implications</w:t>
      </w:r>
    </w:p>
    <w:p w14:paraId="432F3ACF" w14:textId="77777777" w:rsidR="001405A1" w:rsidRDefault="001405A1" w:rsidP="00B87F87">
      <w:pPr>
        <w:pStyle w:val="ListParagraph"/>
        <w:numPr>
          <w:ilvl w:val="0"/>
          <w:numId w:val="28"/>
        </w:numPr>
        <w:spacing w:after="60"/>
        <w:jc w:val="both"/>
      </w:pPr>
      <w:r>
        <w:rPr>
          <w:sz w:val="22"/>
          <w:szCs w:val="22"/>
        </w:rPr>
        <w:t>SRS-ADR-001 — Clearly display the newly assigned health center immediately upon address update, with an in-app confirmation.</w:t>
      </w:r>
    </w:p>
    <w:p w14:paraId="05EFEEF2" w14:textId="77777777" w:rsidR="001405A1" w:rsidRDefault="001405A1" w:rsidP="00B87F87">
      <w:pPr>
        <w:pStyle w:val="ListParagraph"/>
        <w:numPr>
          <w:ilvl w:val="0"/>
          <w:numId w:val="28"/>
        </w:numPr>
        <w:spacing w:after="60"/>
        <w:jc w:val="both"/>
      </w:pPr>
      <w:r>
        <w:rPr>
          <w:sz w:val="22"/>
          <w:szCs w:val="22"/>
        </w:rPr>
        <w:t>SRS-NFR-002 — Simplify the reassignment flow to close the gap between low usage (3%) and disproportionate problem-flagging (7%).</w:t>
      </w:r>
    </w:p>
    <w:p w14:paraId="4DC93DEF" w14:textId="6149462A" w:rsidR="00961D6E" w:rsidRPr="002D3EAB" w:rsidRDefault="00273204" w:rsidP="00B87F87">
      <w:pPr>
        <w:pStyle w:val="Heading2"/>
        <w:spacing w:before="240" w:after="100"/>
        <w:jc w:val="both"/>
        <w:rPr>
          <w:b/>
          <w:bCs/>
          <w:color w:val="000000" w:themeColor="text1"/>
          <w:sz w:val="28"/>
          <w:szCs w:val="28"/>
        </w:rPr>
      </w:pPr>
      <w:bookmarkStart w:id="64" w:name="_Toc236913101"/>
      <w:r w:rsidRPr="002D3EAB">
        <w:rPr>
          <w:b/>
          <w:bCs/>
          <w:color w:val="000000" w:themeColor="text1"/>
          <w:sz w:val="28"/>
          <w:szCs w:val="28"/>
        </w:rPr>
        <w:t xml:space="preserve">3.5.8 </w:t>
      </w:r>
      <w:r w:rsidR="00B94519" w:rsidRPr="002D3EAB">
        <w:rPr>
          <w:b/>
          <w:bCs/>
          <w:color w:val="000000" w:themeColor="text1"/>
          <w:sz w:val="28"/>
          <w:szCs w:val="28"/>
        </w:rPr>
        <w:t>Health Fee Exemption Card Issuance</w:t>
      </w:r>
      <w:bookmarkEnd w:id="64"/>
    </w:p>
    <w:p w14:paraId="4D59123C" w14:textId="77777777" w:rsidR="002D3EAB" w:rsidRDefault="00771F55" w:rsidP="00B87F87">
      <w:pPr>
        <w:spacing w:before="240" w:after="240"/>
        <w:jc w:val="both"/>
        <w:rPr>
          <w:b/>
          <w:bCs/>
          <w:color w:val="215E99" w:themeColor="text2" w:themeTint="BF"/>
          <w:sz w:val="26"/>
          <w:szCs w:val="26"/>
        </w:rPr>
      </w:pPr>
      <w:r w:rsidRPr="002D3EAB">
        <w:rPr>
          <w:b/>
          <w:bCs/>
          <w:color w:val="215E99" w:themeColor="text2" w:themeTint="BF"/>
          <w:sz w:val="26"/>
          <w:szCs w:val="26"/>
        </w:rPr>
        <w:t>Current Experience Summary</w:t>
      </w:r>
    </w:p>
    <w:p w14:paraId="5210656A" w14:textId="5D321DDD" w:rsidR="00771F55" w:rsidRPr="002D3EAB" w:rsidRDefault="00771F55" w:rsidP="00B87F87">
      <w:pPr>
        <w:spacing w:before="240" w:after="240"/>
        <w:ind w:firstLine="720"/>
        <w:jc w:val="both"/>
        <w:rPr>
          <w:color w:val="000000" w:themeColor="text1"/>
          <w:sz w:val="22"/>
          <w:szCs w:val="22"/>
        </w:rPr>
      </w:pPr>
      <w:r w:rsidRPr="002D3EAB">
        <w:rPr>
          <w:color w:val="000000" w:themeColor="text1"/>
          <w:sz w:val="22"/>
          <w:szCs w:val="22"/>
        </w:rPr>
        <w:t xml:space="preserve">Applicants complete a single long page: request type (new/renew), personal and marital details, nationality, and up to six conditional document uploads, ending in one consent checkbox. </w:t>
      </w:r>
      <w:proofErr w:type="gramStart"/>
      <w:r w:rsidRPr="002D3EAB">
        <w:rPr>
          <w:color w:val="000000" w:themeColor="text1"/>
          <w:sz w:val="22"/>
          <w:szCs w:val="22"/>
        </w:rPr>
        <w:t>Nothing</w:t>
      </w:r>
      <w:proofErr w:type="gramEnd"/>
      <w:r w:rsidRPr="002D3EAB">
        <w:rPr>
          <w:color w:val="000000" w:themeColor="text1"/>
          <w:sz w:val="22"/>
          <w:szCs w:val="22"/>
        </w:rPr>
        <w:t xml:space="preserve"> previews which documents are required before the applicant starts, and there's no status tracker after submission.</w:t>
      </w:r>
    </w:p>
    <w:p w14:paraId="78F55115" w14:textId="77777777" w:rsidR="00771F55" w:rsidRPr="002D3EAB" w:rsidRDefault="00771F55" w:rsidP="00B87F87">
      <w:pPr>
        <w:spacing w:before="240" w:after="240"/>
        <w:jc w:val="both"/>
        <w:rPr>
          <w:b/>
          <w:bCs/>
          <w:color w:val="215E99" w:themeColor="text2" w:themeTint="BF"/>
          <w:sz w:val="26"/>
          <w:szCs w:val="26"/>
        </w:rPr>
      </w:pPr>
      <w:r w:rsidRPr="002D3EAB">
        <w:rPr>
          <w:b/>
          <w:bCs/>
          <w:color w:val="215E99" w:themeColor="text2" w:themeTint="BF"/>
          <w:sz w:val="26"/>
          <w:szCs w:val="26"/>
        </w:rPr>
        <w:t>Pain Points Identified</w:t>
      </w:r>
    </w:p>
    <w:tbl>
      <w:tblPr>
        <w:tblStyle w:val="TableGrid"/>
        <w:tblW w:w="0" w:type="auto"/>
        <w:tblLook w:val="04A0" w:firstRow="1" w:lastRow="0" w:firstColumn="1" w:lastColumn="0" w:noHBand="0" w:noVBand="1"/>
      </w:tblPr>
      <w:tblGrid>
        <w:gridCol w:w="4582"/>
        <w:gridCol w:w="1688"/>
        <w:gridCol w:w="2388"/>
      </w:tblGrid>
      <w:tr w:rsidR="00771F55" w:rsidRPr="00771F55" w14:paraId="26B1FF17" w14:textId="77777777" w:rsidTr="00771F55">
        <w:tc>
          <w:tcPr>
            <w:tcW w:w="0" w:type="auto"/>
            <w:shd w:val="clear" w:color="auto" w:fill="153D63" w:themeFill="text2" w:themeFillTint="E6"/>
            <w:hideMark/>
          </w:tcPr>
          <w:p w14:paraId="763484AB" w14:textId="77777777" w:rsidR="00771F55" w:rsidRPr="00771F55" w:rsidRDefault="00771F55" w:rsidP="00B87F87">
            <w:pPr>
              <w:jc w:val="both"/>
              <w:rPr>
                <w:b/>
                <w:bCs/>
              </w:rPr>
            </w:pPr>
            <w:r w:rsidRPr="00771F55">
              <w:rPr>
                <w:b/>
                <w:bCs/>
              </w:rPr>
              <w:t>Pain Point</w:t>
            </w:r>
          </w:p>
        </w:tc>
        <w:tc>
          <w:tcPr>
            <w:tcW w:w="0" w:type="auto"/>
            <w:shd w:val="clear" w:color="auto" w:fill="153D63" w:themeFill="text2" w:themeFillTint="E6"/>
            <w:hideMark/>
          </w:tcPr>
          <w:p w14:paraId="57D27FA4" w14:textId="77777777" w:rsidR="00771F55" w:rsidRPr="00771F55" w:rsidRDefault="00771F55" w:rsidP="00B87F87">
            <w:pPr>
              <w:jc w:val="both"/>
              <w:rPr>
                <w:b/>
                <w:bCs/>
              </w:rPr>
            </w:pPr>
            <w:r w:rsidRPr="00771F55">
              <w:rPr>
                <w:b/>
                <w:bCs/>
              </w:rPr>
              <w:t>Severity (H/M/L)</w:t>
            </w:r>
          </w:p>
        </w:tc>
        <w:tc>
          <w:tcPr>
            <w:tcW w:w="0" w:type="auto"/>
            <w:shd w:val="clear" w:color="auto" w:fill="153D63" w:themeFill="text2" w:themeFillTint="E6"/>
            <w:hideMark/>
          </w:tcPr>
          <w:p w14:paraId="4177A998" w14:textId="77777777" w:rsidR="00771F55" w:rsidRPr="00771F55" w:rsidRDefault="00771F55" w:rsidP="00B87F87">
            <w:pPr>
              <w:jc w:val="both"/>
              <w:rPr>
                <w:b/>
                <w:bCs/>
              </w:rPr>
            </w:pPr>
            <w:r w:rsidRPr="00771F55">
              <w:rPr>
                <w:b/>
                <w:bCs/>
              </w:rPr>
              <w:t>Frequency Reported</w:t>
            </w:r>
          </w:p>
        </w:tc>
      </w:tr>
      <w:tr w:rsidR="00771F55" w:rsidRPr="00771F55" w14:paraId="210D0CA1" w14:textId="77777777" w:rsidTr="00771F55">
        <w:tc>
          <w:tcPr>
            <w:tcW w:w="0" w:type="auto"/>
            <w:hideMark/>
          </w:tcPr>
          <w:p w14:paraId="1593EB27" w14:textId="77777777" w:rsidR="00771F55" w:rsidRPr="00771F55" w:rsidRDefault="00771F55" w:rsidP="00B87F87">
            <w:pPr>
              <w:jc w:val="both"/>
            </w:pPr>
            <w:r w:rsidRPr="00771F55">
              <w:t>No upfront checklist of required documents</w:t>
            </w:r>
          </w:p>
        </w:tc>
        <w:tc>
          <w:tcPr>
            <w:tcW w:w="0" w:type="auto"/>
            <w:hideMark/>
          </w:tcPr>
          <w:p w14:paraId="66B0E9D1" w14:textId="77777777" w:rsidR="00771F55" w:rsidRPr="00771F55" w:rsidRDefault="00771F55" w:rsidP="00B87F87">
            <w:pPr>
              <w:jc w:val="both"/>
            </w:pPr>
            <w:r w:rsidRPr="00771F55">
              <w:t>M</w:t>
            </w:r>
          </w:p>
        </w:tc>
        <w:tc>
          <w:tcPr>
            <w:tcW w:w="0" w:type="auto"/>
            <w:hideMark/>
          </w:tcPr>
          <w:p w14:paraId="2C06EF0A" w14:textId="16B7D536" w:rsidR="00771F55" w:rsidRPr="00771F55" w:rsidRDefault="00771F55" w:rsidP="00B87F87">
            <w:pPr>
              <w:tabs>
                <w:tab w:val="left" w:pos="1252"/>
              </w:tabs>
              <w:jc w:val="both"/>
            </w:pPr>
            <w:r>
              <w:t>Heuristic review</w:t>
            </w:r>
          </w:p>
        </w:tc>
      </w:tr>
      <w:tr w:rsidR="00771F55" w:rsidRPr="00771F55" w14:paraId="0B94C0BD" w14:textId="77777777" w:rsidTr="00771F55">
        <w:tc>
          <w:tcPr>
            <w:tcW w:w="0" w:type="auto"/>
            <w:hideMark/>
          </w:tcPr>
          <w:p w14:paraId="0CAA4699" w14:textId="77777777" w:rsidR="00771F55" w:rsidRPr="00771F55" w:rsidRDefault="00771F55" w:rsidP="00B87F87">
            <w:pPr>
              <w:jc w:val="both"/>
            </w:pPr>
            <w:r w:rsidRPr="00771F55">
              <w:t>Long single-page form increases cognitive load</w:t>
            </w:r>
          </w:p>
        </w:tc>
        <w:tc>
          <w:tcPr>
            <w:tcW w:w="0" w:type="auto"/>
            <w:hideMark/>
          </w:tcPr>
          <w:p w14:paraId="7B630158" w14:textId="77777777" w:rsidR="00771F55" w:rsidRPr="00771F55" w:rsidRDefault="00771F55" w:rsidP="00B87F87">
            <w:pPr>
              <w:jc w:val="both"/>
            </w:pPr>
            <w:r w:rsidRPr="00771F55">
              <w:t>M</w:t>
            </w:r>
          </w:p>
        </w:tc>
        <w:tc>
          <w:tcPr>
            <w:tcW w:w="0" w:type="auto"/>
            <w:hideMark/>
          </w:tcPr>
          <w:p w14:paraId="20377BCA" w14:textId="640A47DB" w:rsidR="00771F55" w:rsidRPr="00771F55" w:rsidRDefault="00771F55" w:rsidP="00B87F87">
            <w:pPr>
              <w:jc w:val="both"/>
            </w:pPr>
            <w:r>
              <w:t>Heuristic review</w:t>
            </w:r>
          </w:p>
        </w:tc>
      </w:tr>
      <w:tr w:rsidR="00771F55" w:rsidRPr="00771F55" w14:paraId="06522BD1" w14:textId="77777777" w:rsidTr="00771F55">
        <w:tc>
          <w:tcPr>
            <w:tcW w:w="0" w:type="auto"/>
            <w:hideMark/>
          </w:tcPr>
          <w:p w14:paraId="64B2C9A8" w14:textId="77777777" w:rsidR="00771F55" w:rsidRPr="00771F55" w:rsidRDefault="00771F55" w:rsidP="00B87F87">
            <w:pPr>
              <w:jc w:val="both"/>
            </w:pPr>
            <w:r w:rsidRPr="00771F55">
              <w:t>No post-submission status tracking</w:t>
            </w:r>
          </w:p>
        </w:tc>
        <w:tc>
          <w:tcPr>
            <w:tcW w:w="0" w:type="auto"/>
            <w:hideMark/>
          </w:tcPr>
          <w:p w14:paraId="39EF184F" w14:textId="77777777" w:rsidR="00771F55" w:rsidRPr="00771F55" w:rsidRDefault="00771F55" w:rsidP="00B87F87">
            <w:pPr>
              <w:jc w:val="both"/>
            </w:pPr>
            <w:r w:rsidRPr="00771F55">
              <w:t>M</w:t>
            </w:r>
          </w:p>
        </w:tc>
        <w:tc>
          <w:tcPr>
            <w:tcW w:w="0" w:type="auto"/>
            <w:hideMark/>
          </w:tcPr>
          <w:p w14:paraId="24846638" w14:textId="5AB3D9FE" w:rsidR="00771F55" w:rsidRPr="00771F55" w:rsidRDefault="00771F55" w:rsidP="00B87F87">
            <w:pPr>
              <w:jc w:val="both"/>
            </w:pPr>
            <w:r>
              <w:t>Heuristic review</w:t>
            </w:r>
          </w:p>
        </w:tc>
      </w:tr>
      <w:tr w:rsidR="00771F55" w:rsidRPr="00771F55" w14:paraId="3C1FFAAA" w14:textId="77777777" w:rsidTr="00771F55">
        <w:tc>
          <w:tcPr>
            <w:tcW w:w="0" w:type="auto"/>
            <w:hideMark/>
          </w:tcPr>
          <w:p w14:paraId="1967B09E" w14:textId="77777777" w:rsidR="00771F55" w:rsidRPr="00771F55" w:rsidRDefault="00771F55" w:rsidP="00B87F87">
            <w:pPr>
              <w:jc w:val="both"/>
            </w:pPr>
            <w:r w:rsidRPr="00771F55">
              <w:t>Fourth most operationally challenging service for staff</w:t>
            </w:r>
          </w:p>
        </w:tc>
        <w:tc>
          <w:tcPr>
            <w:tcW w:w="0" w:type="auto"/>
            <w:hideMark/>
          </w:tcPr>
          <w:p w14:paraId="39EF6003" w14:textId="77777777" w:rsidR="00771F55" w:rsidRPr="00771F55" w:rsidRDefault="00771F55" w:rsidP="00B87F87">
            <w:pPr>
              <w:jc w:val="both"/>
            </w:pPr>
            <w:r w:rsidRPr="00771F55">
              <w:t>H</w:t>
            </w:r>
          </w:p>
        </w:tc>
        <w:tc>
          <w:tcPr>
            <w:tcW w:w="0" w:type="auto"/>
            <w:hideMark/>
          </w:tcPr>
          <w:p w14:paraId="2F4318ED" w14:textId="77777777" w:rsidR="00771F55" w:rsidRPr="00771F55" w:rsidRDefault="00771F55" w:rsidP="00B87F87">
            <w:pPr>
              <w:jc w:val="both"/>
            </w:pPr>
            <w:r w:rsidRPr="00771F55">
              <w:t>29% of stakeholders (4/14)</w:t>
            </w:r>
          </w:p>
        </w:tc>
      </w:tr>
    </w:tbl>
    <w:p w14:paraId="1CEF9ACA" w14:textId="77777777" w:rsidR="001405A1" w:rsidRPr="002D3EAB" w:rsidRDefault="001405A1" w:rsidP="00B87F87">
      <w:pPr>
        <w:spacing w:before="240" w:after="240"/>
        <w:jc w:val="both"/>
        <w:rPr>
          <w:b/>
          <w:bCs/>
          <w:color w:val="215E99" w:themeColor="text2" w:themeTint="BF"/>
          <w:sz w:val="26"/>
          <w:szCs w:val="26"/>
        </w:rPr>
      </w:pPr>
      <w:r w:rsidRPr="002D3EAB">
        <w:rPr>
          <w:b/>
          <w:bCs/>
          <w:color w:val="215E99" w:themeColor="text2" w:themeTint="BF"/>
          <w:sz w:val="26"/>
          <w:szCs w:val="26"/>
        </w:rPr>
        <w:t>Supporting Evidence (from survey)</w:t>
      </w:r>
    </w:p>
    <w:p w14:paraId="2F11FB1F" w14:textId="77777777" w:rsidR="001405A1" w:rsidRDefault="001405A1" w:rsidP="00B87F87">
      <w:pPr>
        <w:spacing w:after="120" w:line="276" w:lineRule="auto"/>
        <w:ind w:firstLine="720"/>
        <w:jc w:val="both"/>
      </w:pPr>
      <w:r>
        <w:rPr>
          <w:sz w:val="22"/>
          <w:szCs w:val="22"/>
        </w:rPr>
        <w:t>4% of patients (3 of 74) used this service. 29% of stakeholders (4 of 14) identified it as causing operational challenges — the fourth most-challenged service operationally. The heuristic findings about complex document requirements and cognitive load from a long single-page form are validated by the operational challenge rate.</w:t>
      </w:r>
    </w:p>
    <w:p w14:paraId="4DC93DFE" w14:textId="77777777" w:rsidR="00961D6E" w:rsidRPr="00E81DDA" w:rsidRDefault="00B94519" w:rsidP="00B87F87">
      <w:pPr>
        <w:spacing w:before="240" w:after="240"/>
        <w:jc w:val="both"/>
        <w:rPr>
          <w:b/>
          <w:bCs/>
        </w:rPr>
      </w:pPr>
      <w:r w:rsidRPr="00E81DDA">
        <w:rPr>
          <w:b/>
          <w:bCs/>
        </w:rPr>
        <w:t>Preliminary Requirement Implications</w:t>
      </w:r>
    </w:p>
    <w:p w14:paraId="051E21E3" w14:textId="77777777" w:rsidR="001405A1" w:rsidRDefault="001405A1" w:rsidP="00B87F87">
      <w:pPr>
        <w:pStyle w:val="ListParagraph"/>
        <w:numPr>
          <w:ilvl w:val="0"/>
          <w:numId w:val="28"/>
        </w:numPr>
        <w:spacing w:after="60"/>
        <w:jc w:val="both"/>
      </w:pPr>
      <w:r>
        <w:rPr>
          <w:sz w:val="22"/>
          <w:szCs w:val="22"/>
        </w:rPr>
        <w:t>SRS-EXM-001 — Present required documents as an upfront checklist and split the current long single-page form into shorter steps.</w:t>
      </w:r>
    </w:p>
    <w:p w14:paraId="7006ADE5" w14:textId="77777777" w:rsidR="001405A1" w:rsidRDefault="001405A1" w:rsidP="00B87F87">
      <w:pPr>
        <w:pStyle w:val="ListParagraph"/>
        <w:numPr>
          <w:ilvl w:val="0"/>
          <w:numId w:val="28"/>
        </w:numPr>
        <w:spacing w:after="60"/>
        <w:jc w:val="both"/>
      </w:pPr>
      <w:r>
        <w:rPr>
          <w:sz w:val="22"/>
          <w:szCs w:val="22"/>
        </w:rPr>
        <w:t>SRS-NFR-004 — Allow applicants to track exemption request status after submission.</w:t>
      </w:r>
    </w:p>
    <w:p w14:paraId="2D6B0FFB" w14:textId="77777777" w:rsidR="009F7CD8" w:rsidRPr="006C4774" w:rsidRDefault="009F7CD8" w:rsidP="00B87F87">
      <w:pPr>
        <w:pStyle w:val="ListParagraph"/>
        <w:numPr>
          <w:ilvl w:val="0"/>
          <w:numId w:val="28"/>
        </w:numPr>
        <w:spacing w:after="60"/>
        <w:jc w:val="both"/>
        <w:rPr>
          <w:sz w:val="22"/>
          <w:szCs w:val="22"/>
        </w:rPr>
      </w:pPr>
      <w:r w:rsidRPr="006C4774">
        <w:rPr>
          <w:sz w:val="22"/>
          <w:szCs w:val="22"/>
        </w:rPr>
        <w:t>SRS-UPL-001 — Validate uploaded file type and maximum file size before submission; provide clear guidance on supported formats and size limits.</w:t>
      </w:r>
    </w:p>
    <w:p w14:paraId="2E19F0F3" w14:textId="77777777" w:rsidR="00EC340D" w:rsidRDefault="00EC340D" w:rsidP="00B87F87">
      <w:pPr>
        <w:pStyle w:val="ListParagraph"/>
        <w:spacing w:after="60"/>
        <w:ind w:left="720"/>
        <w:jc w:val="both"/>
      </w:pPr>
    </w:p>
    <w:p w14:paraId="4DC93E00" w14:textId="1009EECF" w:rsidR="00961D6E" w:rsidRPr="00D76542" w:rsidRDefault="00273204" w:rsidP="00B87F87">
      <w:pPr>
        <w:pStyle w:val="Heading2"/>
        <w:spacing w:before="240" w:after="100"/>
        <w:jc w:val="both"/>
        <w:rPr>
          <w:b/>
          <w:bCs/>
          <w:color w:val="000000" w:themeColor="text1"/>
          <w:sz w:val="28"/>
          <w:szCs w:val="28"/>
        </w:rPr>
      </w:pPr>
      <w:bookmarkStart w:id="65" w:name="_Toc236913102"/>
      <w:r w:rsidRPr="00D76542">
        <w:rPr>
          <w:b/>
          <w:bCs/>
          <w:color w:val="000000" w:themeColor="text1"/>
          <w:sz w:val="28"/>
          <w:szCs w:val="28"/>
        </w:rPr>
        <w:t>3.5.9</w:t>
      </w:r>
      <w:r w:rsidR="002D02AB" w:rsidRPr="00D76542">
        <w:rPr>
          <w:b/>
          <w:bCs/>
          <w:color w:val="000000" w:themeColor="text1"/>
          <w:sz w:val="28"/>
          <w:szCs w:val="28"/>
        </w:rPr>
        <w:t xml:space="preserve"> </w:t>
      </w:r>
      <w:r w:rsidR="00B94519" w:rsidRPr="00D76542">
        <w:rPr>
          <w:b/>
          <w:bCs/>
          <w:color w:val="000000" w:themeColor="text1"/>
          <w:sz w:val="28"/>
          <w:szCs w:val="28"/>
        </w:rPr>
        <w:t>Request Mobile Unit Service</w:t>
      </w:r>
      <w:bookmarkEnd w:id="65"/>
    </w:p>
    <w:p w14:paraId="12D6ACD4" w14:textId="77777777" w:rsidR="00D76542" w:rsidRDefault="00A403B8" w:rsidP="00B87F87">
      <w:pPr>
        <w:spacing w:before="240" w:after="240"/>
        <w:jc w:val="both"/>
      </w:pPr>
      <w:r w:rsidRPr="00D76542">
        <w:rPr>
          <w:b/>
          <w:bCs/>
          <w:color w:val="215E99" w:themeColor="text2" w:themeTint="BF"/>
          <w:sz w:val="26"/>
          <w:szCs w:val="26"/>
        </w:rPr>
        <w:t>Current Experience Summary</w:t>
      </w:r>
    </w:p>
    <w:p w14:paraId="509D2970" w14:textId="69022873" w:rsidR="00A403B8" w:rsidRPr="00A403B8" w:rsidRDefault="00A403B8" w:rsidP="00B87F87">
      <w:pPr>
        <w:spacing w:before="240" w:after="240"/>
        <w:ind w:firstLine="720"/>
        <w:jc w:val="both"/>
      </w:pPr>
      <w:r w:rsidRPr="00A403B8">
        <w:rPr>
          <w:sz w:val="22"/>
          <w:szCs w:val="22"/>
        </w:rPr>
        <w:t>The home-visit request form collects Patient CPR, Contact Number, Block Number, Address, and a free-text reason. Though the service targets elderly/disabled patients, the form uses standard text fields with no accessibility accommodations and no status tracking.</w:t>
      </w:r>
    </w:p>
    <w:p w14:paraId="42E19BE0" w14:textId="7A8424E4" w:rsidR="00D76542" w:rsidRPr="00D76542" w:rsidRDefault="00A403B8" w:rsidP="00B87F87">
      <w:pPr>
        <w:spacing w:before="240" w:after="240"/>
        <w:jc w:val="both"/>
        <w:rPr>
          <w:b/>
          <w:bCs/>
          <w:color w:val="215E99" w:themeColor="text2" w:themeTint="BF"/>
          <w:sz w:val="26"/>
          <w:szCs w:val="26"/>
        </w:rPr>
      </w:pPr>
      <w:r w:rsidRPr="00D76542">
        <w:rPr>
          <w:b/>
          <w:bCs/>
          <w:color w:val="215E99" w:themeColor="text2" w:themeTint="BF"/>
          <w:sz w:val="26"/>
          <w:szCs w:val="26"/>
        </w:rPr>
        <w:t>Pain Points Identified</w:t>
      </w:r>
    </w:p>
    <w:tbl>
      <w:tblPr>
        <w:tblStyle w:val="TableGrid"/>
        <w:tblW w:w="0" w:type="auto"/>
        <w:tblLook w:val="04A0" w:firstRow="1" w:lastRow="0" w:firstColumn="1" w:lastColumn="0" w:noHBand="0" w:noVBand="1"/>
      </w:tblPr>
      <w:tblGrid>
        <w:gridCol w:w="4240"/>
        <w:gridCol w:w="1568"/>
        <w:gridCol w:w="3208"/>
      </w:tblGrid>
      <w:tr w:rsidR="00A403B8" w:rsidRPr="00A403B8" w14:paraId="647955DB" w14:textId="77777777" w:rsidTr="000E5F08">
        <w:tc>
          <w:tcPr>
            <w:tcW w:w="0" w:type="auto"/>
            <w:shd w:val="clear" w:color="auto" w:fill="153D63" w:themeFill="text2" w:themeFillTint="E6"/>
            <w:hideMark/>
          </w:tcPr>
          <w:p w14:paraId="469500F4" w14:textId="77777777" w:rsidR="00A403B8" w:rsidRPr="00A403B8" w:rsidRDefault="00A403B8" w:rsidP="00B87F87">
            <w:pPr>
              <w:jc w:val="both"/>
              <w:rPr>
                <w:b/>
                <w:bCs/>
              </w:rPr>
            </w:pPr>
            <w:r w:rsidRPr="00A403B8">
              <w:rPr>
                <w:b/>
                <w:bCs/>
              </w:rPr>
              <w:lastRenderedPageBreak/>
              <w:t>Pain Point</w:t>
            </w:r>
          </w:p>
        </w:tc>
        <w:tc>
          <w:tcPr>
            <w:tcW w:w="0" w:type="auto"/>
            <w:shd w:val="clear" w:color="auto" w:fill="153D63" w:themeFill="text2" w:themeFillTint="E6"/>
            <w:hideMark/>
          </w:tcPr>
          <w:p w14:paraId="5D526DA0" w14:textId="77777777" w:rsidR="00A403B8" w:rsidRPr="00A403B8" w:rsidRDefault="00A403B8" w:rsidP="00B87F87">
            <w:pPr>
              <w:jc w:val="both"/>
              <w:rPr>
                <w:b/>
                <w:bCs/>
              </w:rPr>
            </w:pPr>
            <w:r w:rsidRPr="00A403B8">
              <w:rPr>
                <w:b/>
                <w:bCs/>
              </w:rPr>
              <w:t>Severity (H/M/L)</w:t>
            </w:r>
          </w:p>
        </w:tc>
        <w:tc>
          <w:tcPr>
            <w:tcW w:w="0" w:type="auto"/>
            <w:shd w:val="clear" w:color="auto" w:fill="153D63" w:themeFill="text2" w:themeFillTint="E6"/>
            <w:hideMark/>
          </w:tcPr>
          <w:p w14:paraId="3E447CED" w14:textId="77777777" w:rsidR="00A403B8" w:rsidRPr="00A403B8" w:rsidRDefault="00A403B8" w:rsidP="00B87F87">
            <w:pPr>
              <w:jc w:val="both"/>
              <w:rPr>
                <w:b/>
                <w:bCs/>
              </w:rPr>
            </w:pPr>
            <w:r w:rsidRPr="00A403B8">
              <w:rPr>
                <w:b/>
                <w:bCs/>
              </w:rPr>
              <w:t>Frequency Reported</w:t>
            </w:r>
          </w:p>
        </w:tc>
      </w:tr>
      <w:tr w:rsidR="00A403B8" w:rsidRPr="00A403B8" w14:paraId="46B1E4BF" w14:textId="77777777" w:rsidTr="000E5F08">
        <w:tc>
          <w:tcPr>
            <w:tcW w:w="0" w:type="auto"/>
            <w:hideMark/>
          </w:tcPr>
          <w:p w14:paraId="1DDF9085" w14:textId="77777777" w:rsidR="00A403B8" w:rsidRPr="00A403B8" w:rsidRDefault="00A403B8" w:rsidP="00B87F87">
            <w:pPr>
              <w:jc w:val="both"/>
            </w:pPr>
            <w:r w:rsidRPr="00A403B8">
              <w:t>No accessibility accommodations for the target audience</w:t>
            </w:r>
          </w:p>
        </w:tc>
        <w:tc>
          <w:tcPr>
            <w:tcW w:w="0" w:type="auto"/>
            <w:hideMark/>
          </w:tcPr>
          <w:p w14:paraId="24B80F9E" w14:textId="77777777" w:rsidR="00A403B8" w:rsidRPr="00A403B8" w:rsidRDefault="00A403B8" w:rsidP="00B87F87">
            <w:pPr>
              <w:jc w:val="both"/>
            </w:pPr>
            <w:r w:rsidRPr="00A403B8">
              <w:t>M</w:t>
            </w:r>
          </w:p>
        </w:tc>
        <w:tc>
          <w:tcPr>
            <w:tcW w:w="0" w:type="auto"/>
            <w:hideMark/>
          </w:tcPr>
          <w:p w14:paraId="443BD6F2" w14:textId="6A7CCE79" w:rsidR="00A403B8" w:rsidRPr="00A403B8" w:rsidRDefault="00A403B8" w:rsidP="00B87F87">
            <w:pPr>
              <w:jc w:val="both"/>
            </w:pPr>
            <w:r>
              <w:t>Heuristic</w:t>
            </w:r>
            <w:r w:rsidR="00C869D2">
              <w:t xml:space="preserve"> review</w:t>
            </w:r>
          </w:p>
        </w:tc>
      </w:tr>
      <w:tr w:rsidR="00A403B8" w:rsidRPr="00A403B8" w14:paraId="72F8528A" w14:textId="77777777" w:rsidTr="000E5F08">
        <w:tc>
          <w:tcPr>
            <w:tcW w:w="0" w:type="auto"/>
            <w:hideMark/>
          </w:tcPr>
          <w:p w14:paraId="31A13D44" w14:textId="77777777" w:rsidR="00A403B8" w:rsidRPr="00A403B8" w:rsidRDefault="00A403B8" w:rsidP="00B87F87">
            <w:pPr>
              <w:jc w:val="both"/>
            </w:pPr>
            <w:r w:rsidRPr="00A403B8">
              <w:t>No status tracking after submission</w:t>
            </w:r>
          </w:p>
        </w:tc>
        <w:tc>
          <w:tcPr>
            <w:tcW w:w="0" w:type="auto"/>
            <w:hideMark/>
          </w:tcPr>
          <w:p w14:paraId="11B8374B" w14:textId="77777777" w:rsidR="00A403B8" w:rsidRPr="00A403B8" w:rsidRDefault="00A403B8" w:rsidP="00B87F87">
            <w:pPr>
              <w:jc w:val="both"/>
            </w:pPr>
            <w:r w:rsidRPr="00A403B8">
              <w:t>L</w:t>
            </w:r>
          </w:p>
        </w:tc>
        <w:tc>
          <w:tcPr>
            <w:tcW w:w="0" w:type="auto"/>
            <w:hideMark/>
          </w:tcPr>
          <w:p w14:paraId="632DE6B3" w14:textId="303BC02C" w:rsidR="00A403B8" w:rsidRPr="00A403B8" w:rsidRDefault="00A403B8" w:rsidP="00B87F87">
            <w:pPr>
              <w:jc w:val="both"/>
            </w:pPr>
            <w:r>
              <w:t>Heuristic</w:t>
            </w:r>
            <w:r w:rsidR="000E5F08">
              <w:t xml:space="preserve"> review</w:t>
            </w:r>
          </w:p>
        </w:tc>
      </w:tr>
      <w:tr w:rsidR="00A403B8" w:rsidRPr="00A403B8" w14:paraId="02825C54" w14:textId="77777777" w:rsidTr="000E5F08">
        <w:tc>
          <w:tcPr>
            <w:tcW w:w="0" w:type="auto"/>
            <w:hideMark/>
          </w:tcPr>
          <w:p w14:paraId="3B837F74" w14:textId="77777777" w:rsidR="00A403B8" w:rsidRPr="00A403B8" w:rsidRDefault="00A403B8" w:rsidP="00B87F87">
            <w:pPr>
              <w:jc w:val="both"/>
            </w:pPr>
            <w:r w:rsidRPr="00A403B8">
              <w:t>High redesign priority despite low personal usage</w:t>
            </w:r>
          </w:p>
        </w:tc>
        <w:tc>
          <w:tcPr>
            <w:tcW w:w="0" w:type="auto"/>
            <w:hideMark/>
          </w:tcPr>
          <w:p w14:paraId="3EBD60C7" w14:textId="77777777" w:rsidR="00A403B8" w:rsidRPr="00A403B8" w:rsidRDefault="00A403B8" w:rsidP="00B87F87">
            <w:pPr>
              <w:jc w:val="both"/>
            </w:pPr>
            <w:r w:rsidRPr="00A403B8">
              <w:t>M</w:t>
            </w:r>
          </w:p>
        </w:tc>
        <w:tc>
          <w:tcPr>
            <w:tcW w:w="0" w:type="auto"/>
            <w:hideMark/>
          </w:tcPr>
          <w:p w14:paraId="023691C1" w14:textId="77777777" w:rsidR="00A403B8" w:rsidRPr="00A403B8" w:rsidRDefault="00A403B8" w:rsidP="00B87F87">
            <w:pPr>
              <w:jc w:val="both"/>
            </w:pPr>
            <w:r w:rsidRPr="00A403B8">
              <w:t>16% prioritized (12/74) vs 4% used (3/74)</w:t>
            </w:r>
          </w:p>
        </w:tc>
      </w:tr>
    </w:tbl>
    <w:p w14:paraId="75A2A95F" w14:textId="77777777" w:rsidR="001405A1" w:rsidRPr="00671847" w:rsidRDefault="001405A1" w:rsidP="00B87F87">
      <w:pPr>
        <w:spacing w:before="240" w:after="240"/>
        <w:jc w:val="both"/>
        <w:rPr>
          <w:b/>
          <w:bCs/>
          <w:color w:val="215E99" w:themeColor="text2" w:themeTint="BF"/>
          <w:sz w:val="26"/>
          <w:szCs w:val="26"/>
        </w:rPr>
      </w:pPr>
      <w:r w:rsidRPr="00671847">
        <w:rPr>
          <w:b/>
          <w:bCs/>
          <w:color w:val="215E99" w:themeColor="text2" w:themeTint="BF"/>
          <w:sz w:val="26"/>
          <w:szCs w:val="26"/>
        </w:rPr>
        <w:t>Supporting Evidence (from survey)</w:t>
      </w:r>
    </w:p>
    <w:p w14:paraId="7C48993E" w14:textId="77777777" w:rsidR="001405A1" w:rsidRDefault="001405A1" w:rsidP="00B87F87">
      <w:pPr>
        <w:spacing w:after="120" w:line="276" w:lineRule="auto"/>
        <w:ind w:firstLine="720"/>
        <w:jc w:val="both"/>
      </w:pPr>
      <w:r>
        <w:rPr>
          <w:sz w:val="22"/>
          <w:szCs w:val="22"/>
        </w:rPr>
        <w:t>4% of patients (3 of 74) used this service, and 3% (2 of 74) flagged problems. 16% (12 of 74) prioritized it for redesign — a notably high prioritization rate for a low-usage service, suggesting patients recognize its importance for elderly/disabled users even if they don't personally use it.</w:t>
      </w:r>
    </w:p>
    <w:p w14:paraId="4DC93E0F" w14:textId="77777777" w:rsidR="00961D6E" w:rsidRPr="00E229B4" w:rsidRDefault="00B94519" w:rsidP="00B87F87">
      <w:pPr>
        <w:spacing w:before="240" w:after="240"/>
        <w:jc w:val="both"/>
        <w:rPr>
          <w:b/>
          <w:bCs/>
          <w:color w:val="215E99" w:themeColor="text2" w:themeTint="BF"/>
          <w:sz w:val="26"/>
          <w:szCs w:val="26"/>
        </w:rPr>
      </w:pPr>
      <w:r w:rsidRPr="00E229B4">
        <w:rPr>
          <w:b/>
          <w:bCs/>
          <w:color w:val="215E99" w:themeColor="text2" w:themeTint="BF"/>
          <w:sz w:val="26"/>
          <w:szCs w:val="26"/>
        </w:rPr>
        <w:t>Preliminary Requirement Implications</w:t>
      </w:r>
    </w:p>
    <w:p w14:paraId="17B9A2BB" w14:textId="77777777" w:rsidR="001405A1" w:rsidRDefault="001405A1" w:rsidP="00B87F87">
      <w:pPr>
        <w:pStyle w:val="ListParagraph"/>
        <w:numPr>
          <w:ilvl w:val="0"/>
          <w:numId w:val="28"/>
        </w:numPr>
        <w:spacing w:after="60"/>
        <w:jc w:val="both"/>
      </w:pPr>
      <w:r>
        <w:rPr>
          <w:sz w:val="22"/>
          <w:szCs w:val="22"/>
        </w:rPr>
        <w:t>SRS-MOB-001 — Ensure the mobile-unit request flow meets the elderly/disability-accessibility bar in SRS-NFR-002, given this service's core audience.</w:t>
      </w:r>
    </w:p>
    <w:p w14:paraId="6D3F8119" w14:textId="6410DECD" w:rsidR="001B5D79" w:rsidRPr="00260411" w:rsidRDefault="00273204" w:rsidP="00B87F87">
      <w:pPr>
        <w:pStyle w:val="Heading2"/>
        <w:tabs>
          <w:tab w:val="left" w:pos="6792"/>
        </w:tabs>
        <w:spacing w:before="240" w:after="100"/>
        <w:jc w:val="both"/>
        <w:rPr>
          <w:b/>
          <w:bCs/>
          <w:color w:val="000000" w:themeColor="text1"/>
          <w:sz w:val="28"/>
          <w:szCs w:val="28"/>
        </w:rPr>
      </w:pPr>
      <w:bookmarkStart w:id="66" w:name="_Toc236913103"/>
      <w:r w:rsidRPr="00260411">
        <w:rPr>
          <w:b/>
          <w:bCs/>
          <w:color w:val="000000" w:themeColor="text1"/>
          <w:sz w:val="28"/>
          <w:szCs w:val="28"/>
        </w:rPr>
        <w:t xml:space="preserve">3.5.10 </w:t>
      </w:r>
      <w:r w:rsidR="001405A1" w:rsidRPr="00260411">
        <w:rPr>
          <w:b/>
          <w:bCs/>
          <w:color w:val="000000" w:themeColor="text1"/>
          <w:sz w:val="28"/>
          <w:szCs w:val="28"/>
        </w:rPr>
        <w:t>Mammogram Appointment Requests</w:t>
      </w:r>
      <w:bookmarkEnd w:id="66"/>
    </w:p>
    <w:p w14:paraId="69734F71" w14:textId="77777777" w:rsidR="00992131" w:rsidRDefault="001B5D79" w:rsidP="00B87F87">
      <w:pPr>
        <w:spacing w:before="240" w:after="240"/>
        <w:jc w:val="both"/>
        <w:rPr>
          <w:b/>
          <w:bCs/>
          <w:color w:val="215E99" w:themeColor="text2" w:themeTint="BF"/>
          <w:sz w:val="26"/>
          <w:szCs w:val="26"/>
        </w:rPr>
      </w:pPr>
      <w:r w:rsidRPr="00260411">
        <w:rPr>
          <w:b/>
          <w:bCs/>
          <w:color w:val="215E99" w:themeColor="text2" w:themeTint="BF"/>
          <w:sz w:val="26"/>
          <w:szCs w:val="26"/>
        </w:rPr>
        <w:t>Current Experience Summary</w:t>
      </w:r>
    </w:p>
    <w:p w14:paraId="195B471B" w14:textId="35D5E307" w:rsidR="001B5D79" w:rsidRPr="001B5D79" w:rsidRDefault="001B5D79" w:rsidP="00B87F87">
      <w:pPr>
        <w:spacing w:before="240" w:after="240"/>
        <w:ind w:firstLine="720"/>
        <w:jc w:val="both"/>
        <w:rPr>
          <w:sz w:val="22"/>
          <w:szCs w:val="22"/>
        </w:rPr>
      </w:pPr>
      <w:r w:rsidRPr="001B5D79">
        <w:rPr>
          <w:sz w:val="22"/>
          <w:szCs w:val="22"/>
        </w:rPr>
        <w:t>The form asks only for Contact Number, Second Contact Number, and a self-declared consent statement confirming no mammogram in the last two years. There is no age-eligibility check or verification against screening history.</w:t>
      </w:r>
    </w:p>
    <w:p w14:paraId="5DC38C15" w14:textId="77777777" w:rsidR="001B5D79" w:rsidRPr="00992131" w:rsidRDefault="001B5D79" w:rsidP="00B87F87">
      <w:pPr>
        <w:spacing w:before="240" w:after="240"/>
        <w:jc w:val="both"/>
        <w:rPr>
          <w:b/>
          <w:bCs/>
          <w:color w:val="215E99" w:themeColor="text2" w:themeTint="BF"/>
          <w:sz w:val="26"/>
          <w:szCs w:val="26"/>
        </w:rPr>
      </w:pPr>
      <w:r w:rsidRPr="00992131">
        <w:rPr>
          <w:b/>
          <w:bCs/>
          <w:color w:val="215E99" w:themeColor="text2" w:themeTint="BF"/>
          <w:sz w:val="26"/>
          <w:szCs w:val="26"/>
        </w:rPr>
        <w:t>Pain Points Identified</w:t>
      </w:r>
    </w:p>
    <w:tbl>
      <w:tblPr>
        <w:tblStyle w:val="TableGrid"/>
        <w:tblW w:w="0" w:type="auto"/>
        <w:tblLook w:val="04A0" w:firstRow="1" w:lastRow="0" w:firstColumn="1" w:lastColumn="0" w:noHBand="0" w:noVBand="1"/>
      </w:tblPr>
      <w:tblGrid>
        <w:gridCol w:w="4062"/>
        <w:gridCol w:w="1573"/>
        <w:gridCol w:w="3381"/>
      </w:tblGrid>
      <w:tr w:rsidR="001B5D79" w:rsidRPr="001B5D79" w14:paraId="3E4FC427" w14:textId="77777777" w:rsidTr="001B5D79">
        <w:tc>
          <w:tcPr>
            <w:tcW w:w="0" w:type="auto"/>
            <w:shd w:val="clear" w:color="auto" w:fill="153D63" w:themeFill="text2" w:themeFillTint="E6"/>
            <w:hideMark/>
          </w:tcPr>
          <w:p w14:paraId="31E1E117" w14:textId="77777777" w:rsidR="001B5D79" w:rsidRPr="001B5D79" w:rsidRDefault="001B5D79" w:rsidP="00B87F87">
            <w:pPr>
              <w:jc w:val="both"/>
              <w:rPr>
                <w:b/>
                <w:bCs/>
              </w:rPr>
            </w:pPr>
            <w:r w:rsidRPr="001B5D79">
              <w:rPr>
                <w:b/>
                <w:bCs/>
              </w:rPr>
              <w:t>Pain Point</w:t>
            </w:r>
          </w:p>
        </w:tc>
        <w:tc>
          <w:tcPr>
            <w:tcW w:w="0" w:type="auto"/>
            <w:shd w:val="clear" w:color="auto" w:fill="153D63" w:themeFill="text2" w:themeFillTint="E6"/>
            <w:hideMark/>
          </w:tcPr>
          <w:p w14:paraId="4184F291" w14:textId="77777777" w:rsidR="001B5D79" w:rsidRPr="001B5D79" w:rsidRDefault="001B5D79" w:rsidP="00B87F87">
            <w:pPr>
              <w:jc w:val="both"/>
              <w:rPr>
                <w:b/>
                <w:bCs/>
              </w:rPr>
            </w:pPr>
            <w:r w:rsidRPr="001B5D79">
              <w:rPr>
                <w:b/>
                <w:bCs/>
              </w:rPr>
              <w:t>Severity (H/M/L)</w:t>
            </w:r>
          </w:p>
        </w:tc>
        <w:tc>
          <w:tcPr>
            <w:tcW w:w="0" w:type="auto"/>
            <w:shd w:val="clear" w:color="auto" w:fill="153D63" w:themeFill="text2" w:themeFillTint="E6"/>
            <w:hideMark/>
          </w:tcPr>
          <w:p w14:paraId="245A7BE5" w14:textId="77777777" w:rsidR="001B5D79" w:rsidRPr="001B5D79" w:rsidRDefault="001B5D79" w:rsidP="00B87F87">
            <w:pPr>
              <w:jc w:val="both"/>
              <w:rPr>
                <w:b/>
                <w:bCs/>
              </w:rPr>
            </w:pPr>
            <w:r w:rsidRPr="001B5D79">
              <w:rPr>
                <w:b/>
                <w:bCs/>
              </w:rPr>
              <w:t>Frequency Reported</w:t>
            </w:r>
          </w:p>
        </w:tc>
      </w:tr>
      <w:tr w:rsidR="001B5D79" w:rsidRPr="001B5D79" w14:paraId="15C8DF7C" w14:textId="77777777" w:rsidTr="001B5D79">
        <w:tc>
          <w:tcPr>
            <w:tcW w:w="0" w:type="auto"/>
            <w:hideMark/>
          </w:tcPr>
          <w:p w14:paraId="1524DC58" w14:textId="77777777" w:rsidR="001B5D79" w:rsidRPr="001B5D79" w:rsidRDefault="001B5D79" w:rsidP="00B87F87">
            <w:pPr>
              <w:jc w:val="both"/>
            </w:pPr>
            <w:r w:rsidRPr="001B5D79">
              <w:t>Eligibility relies on self-declaration, not registry check</w:t>
            </w:r>
          </w:p>
        </w:tc>
        <w:tc>
          <w:tcPr>
            <w:tcW w:w="0" w:type="auto"/>
            <w:hideMark/>
          </w:tcPr>
          <w:p w14:paraId="4225DD15" w14:textId="77777777" w:rsidR="001B5D79" w:rsidRPr="001B5D79" w:rsidRDefault="001B5D79" w:rsidP="00B87F87">
            <w:pPr>
              <w:jc w:val="both"/>
            </w:pPr>
            <w:r w:rsidRPr="001B5D79">
              <w:t>H</w:t>
            </w:r>
          </w:p>
        </w:tc>
        <w:tc>
          <w:tcPr>
            <w:tcW w:w="0" w:type="auto"/>
            <w:hideMark/>
          </w:tcPr>
          <w:p w14:paraId="419F428C" w14:textId="4C50D2E2" w:rsidR="001B5D79" w:rsidRPr="001B5D79" w:rsidRDefault="007D5A02" w:rsidP="00B87F87">
            <w:pPr>
              <w:jc w:val="both"/>
            </w:pPr>
            <w:r>
              <w:t>Heuristic review</w:t>
            </w:r>
          </w:p>
        </w:tc>
      </w:tr>
      <w:tr w:rsidR="001B5D79" w:rsidRPr="001B5D79" w14:paraId="790B867D" w14:textId="77777777" w:rsidTr="001B5D79">
        <w:tc>
          <w:tcPr>
            <w:tcW w:w="0" w:type="auto"/>
            <w:hideMark/>
          </w:tcPr>
          <w:p w14:paraId="56325DBB" w14:textId="77777777" w:rsidR="001B5D79" w:rsidRPr="001B5D79" w:rsidRDefault="001B5D79" w:rsidP="00B87F87">
            <w:pPr>
              <w:jc w:val="both"/>
            </w:pPr>
            <w:r w:rsidRPr="001B5D79">
              <w:t>Very low usage limits confidence</w:t>
            </w:r>
          </w:p>
        </w:tc>
        <w:tc>
          <w:tcPr>
            <w:tcW w:w="0" w:type="auto"/>
            <w:hideMark/>
          </w:tcPr>
          <w:p w14:paraId="6542A5EC" w14:textId="77777777" w:rsidR="001B5D79" w:rsidRPr="001B5D79" w:rsidRDefault="001B5D79" w:rsidP="00B87F87">
            <w:pPr>
              <w:jc w:val="both"/>
            </w:pPr>
            <w:r w:rsidRPr="001B5D79">
              <w:t>L</w:t>
            </w:r>
          </w:p>
        </w:tc>
        <w:tc>
          <w:tcPr>
            <w:tcW w:w="0" w:type="auto"/>
            <w:hideMark/>
          </w:tcPr>
          <w:p w14:paraId="48E44A84" w14:textId="77777777" w:rsidR="001B5D79" w:rsidRPr="001B5D79" w:rsidRDefault="001B5D79" w:rsidP="00B87F87">
            <w:pPr>
              <w:jc w:val="both"/>
            </w:pPr>
            <w:r w:rsidRPr="001B5D79">
              <w:t>1% used (1/74), 3% flagged problems (2/74)</w:t>
            </w:r>
          </w:p>
        </w:tc>
      </w:tr>
    </w:tbl>
    <w:p w14:paraId="12F0EFB4" w14:textId="77777777" w:rsidR="001405A1" w:rsidRPr="005D1A76" w:rsidRDefault="001405A1" w:rsidP="00B87F87">
      <w:pPr>
        <w:spacing w:before="240" w:after="240"/>
        <w:jc w:val="both"/>
        <w:rPr>
          <w:b/>
          <w:bCs/>
          <w:color w:val="215E99" w:themeColor="text2" w:themeTint="BF"/>
          <w:sz w:val="26"/>
          <w:szCs w:val="26"/>
        </w:rPr>
      </w:pPr>
      <w:r w:rsidRPr="005D1A76">
        <w:rPr>
          <w:b/>
          <w:bCs/>
          <w:color w:val="215E99" w:themeColor="text2" w:themeTint="BF"/>
          <w:sz w:val="26"/>
          <w:szCs w:val="26"/>
        </w:rPr>
        <w:t>Supporting Evidence (from survey)</w:t>
      </w:r>
    </w:p>
    <w:p w14:paraId="402885F0" w14:textId="77777777" w:rsidR="001405A1" w:rsidRDefault="001405A1" w:rsidP="00B87F87">
      <w:pPr>
        <w:spacing w:after="120" w:line="276" w:lineRule="auto"/>
        <w:ind w:firstLine="720"/>
        <w:jc w:val="both"/>
      </w:pPr>
      <w:r>
        <w:rPr>
          <w:sz w:val="22"/>
          <w:szCs w:val="22"/>
        </w:rPr>
        <w:t>1% of patients (1 of 74) used the service, and 3% (2 of 74) flagged problems. Low usage limits survey-based conclusions. The heuristic finding that eligibility relies on self-declaration rather than system verification remains the primary concern.</w:t>
      </w:r>
    </w:p>
    <w:p w14:paraId="4DC93E20" w14:textId="77777777" w:rsidR="00961D6E" w:rsidRPr="005D1A76" w:rsidRDefault="00B94519" w:rsidP="00B87F87">
      <w:pPr>
        <w:spacing w:before="240" w:after="240"/>
        <w:jc w:val="both"/>
        <w:rPr>
          <w:b/>
          <w:bCs/>
          <w:color w:val="215E99" w:themeColor="text2" w:themeTint="BF"/>
          <w:sz w:val="26"/>
          <w:szCs w:val="26"/>
        </w:rPr>
      </w:pPr>
      <w:r w:rsidRPr="005D1A76">
        <w:rPr>
          <w:b/>
          <w:bCs/>
          <w:color w:val="215E99" w:themeColor="text2" w:themeTint="BF"/>
          <w:sz w:val="26"/>
          <w:szCs w:val="26"/>
        </w:rPr>
        <w:t>Preliminary Requirement Implications</w:t>
      </w:r>
    </w:p>
    <w:p w14:paraId="3CF15953" w14:textId="77777777" w:rsidR="001405A1" w:rsidRDefault="001405A1" w:rsidP="00B87F87">
      <w:pPr>
        <w:pStyle w:val="ListParagraph"/>
        <w:numPr>
          <w:ilvl w:val="0"/>
          <w:numId w:val="28"/>
        </w:numPr>
        <w:spacing w:after="60"/>
        <w:jc w:val="both"/>
      </w:pPr>
      <w:r>
        <w:rPr>
          <w:sz w:val="22"/>
          <w:szCs w:val="22"/>
        </w:rPr>
        <w:t>SRS-MAM-001 — Verify screening eligibility (age criteria) against registry data rather than relying on user self-declaration alone.</w:t>
      </w:r>
    </w:p>
    <w:p w14:paraId="4DC93E22" w14:textId="53590AC8" w:rsidR="00961D6E" w:rsidRPr="005D1A76" w:rsidRDefault="00273204" w:rsidP="00B87F87">
      <w:pPr>
        <w:pStyle w:val="Heading2"/>
        <w:spacing w:before="240" w:after="100"/>
        <w:jc w:val="both"/>
        <w:rPr>
          <w:b/>
          <w:bCs/>
          <w:color w:val="000000" w:themeColor="text1"/>
          <w:sz w:val="28"/>
          <w:szCs w:val="28"/>
        </w:rPr>
      </w:pPr>
      <w:bookmarkStart w:id="67" w:name="_Toc236913104"/>
      <w:r w:rsidRPr="005D1A76">
        <w:rPr>
          <w:b/>
          <w:bCs/>
          <w:color w:val="000000" w:themeColor="text1"/>
          <w:sz w:val="28"/>
          <w:szCs w:val="28"/>
        </w:rPr>
        <w:t xml:space="preserve">3.5.11 </w:t>
      </w:r>
      <w:r w:rsidR="00B94519" w:rsidRPr="005D1A76">
        <w:rPr>
          <w:b/>
          <w:bCs/>
          <w:color w:val="000000" w:themeColor="text1"/>
          <w:sz w:val="28"/>
          <w:szCs w:val="28"/>
        </w:rPr>
        <w:t>Change Family Doctor</w:t>
      </w:r>
      <w:bookmarkEnd w:id="67"/>
    </w:p>
    <w:p w14:paraId="1D1CB83F" w14:textId="77777777" w:rsidR="005D1A76" w:rsidRDefault="00C74213" w:rsidP="00B87F87">
      <w:pPr>
        <w:spacing w:before="240" w:after="240"/>
        <w:jc w:val="both"/>
        <w:rPr>
          <w:b/>
          <w:bCs/>
          <w:color w:val="215E99" w:themeColor="text2" w:themeTint="BF"/>
          <w:sz w:val="26"/>
          <w:szCs w:val="26"/>
        </w:rPr>
      </w:pPr>
      <w:r w:rsidRPr="005D1A76">
        <w:rPr>
          <w:b/>
          <w:bCs/>
          <w:color w:val="215E99" w:themeColor="text2" w:themeTint="BF"/>
          <w:sz w:val="26"/>
          <w:szCs w:val="26"/>
        </w:rPr>
        <w:t>Current Experience Summary</w:t>
      </w:r>
    </w:p>
    <w:p w14:paraId="0E35EFE7" w14:textId="65711BA7" w:rsidR="00C74213" w:rsidRPr="00C74213" w:rsidRDefault="00C74213" w:rsidP="00B87F87">
      <w:pPr>
        <w:spacing w:before="240" w:after="240"/>
        <w:ind w:firstLine="720"/>
        <w:jc w:val="both"/>
        <w:rPr>
          <w:sz w:val="22"/>
          <w:szCs w:val="22"/>
        </w:rPr>
      </w:pPr>
      <w:r w:rsidRPr="00C74213">
        <w:rPr>
          <w:sz w:val="22"/>
          <w:szCs w:val="22"/>
        </w:rPr>
        <w:t xml:space="preserve">Patient CPR, Name, Current Health Center, and Current Family Doctor are read-only. Users can only type a Requested Family Doctor and a reason — no browsing or availability view. Several </w:t>
      </w:r>
      <w:r w:rsidRPr="00C74213">
        <w:rPr>
          <w:sz w:val="22"/>
          <w:szCs w:val="22"/>
        </w:rPr>
        <w:lastRenderedPageBreak/>
        <w:t>patients report a first doctor assignment requires an in-person center visit before the app functions at all.</w:t>
      </w:r>
    </w:p>
    <w:p w14:paraId="290C6314" w14:textId="77777777" w:rsidR="00C74213" w:rsidRPr="005D1A76" w:rsidRDefault="00C74213" w:rsidP="00B87F87">
      <w:pPr>
        <w:spacing w:before="240" w:after="240"/>
        <w:jc w:val="both"/>
        <w:rPr>
          <w:b/>
          <w:bCs/>
          <w:color w:val="215E99" w:themeColor="text2" w:themeTint="BF"/>
          <w:sz w:val="26"/>
          <w:szCs w:val="26"/>
        </w:rPr>
      </w:pPr>
      <w:r w:rsidRPr="005D1A76">
        <w:rPr>
          <w:b/>
          <w:bCs/>
          <w:color w:val="215E99" w:themeColor="text2" w:themeTint="BF"/>
          <w:sz w:val="26"/>
          <w:szCs w:val="26"/>
        </w:rPr>
        <w:t>Pain Points Identified</w:t>
      </w:r>
    </w:p>
    <w:tbl>
      <w:tblPr>
        <w:tblStyle w:val="TableGrid"/>
        <w:tblW w:w="8731" w:type="dxa"/>
        <w:tblLook w:val="04A0" w:firstRow="1" w:lastRow="0" w:firstColumn="1" w:lastColumn="0" w:noHBand="0" w:noVBand="1"/>
      </w:tblPr>
      <w:tblGrid>
        <w:gridCol w:w="3918"/>
        <w:gridCol w:w="1474"/>
        <w:gridCol w:w="3339"/>
      </w:tblGrid>
      <w:tr w:rsidR="00C74213" w:rsidRPr="00C74213" w14:paraId="0867D8B4" w14:textId="77777777" w:rsidTr="00CA0426">
        <w:tc>
          <w:tcPr>
            <w:tcW w:w="0" w:type="auto"/>
            <w:shd w:val="clear" w:color="auto" w:fill="153D63" w:themeFill="text2" w:themeFillTint="E6"/>
            <w:hideMark/>
          </w:tcPr>
          <w:p w14:paraId="5B41B43B" w14:textId="77777777" w:rsidR="00C74213" w:rsidRPr="00C74213" w:rsidRDefault="00C74213" w:rsidP="00B87F87">
            <w:pPr>
              <w:jc w:val="both"/>
              <w:rPr>
                <w:b/>
                <w:bCs/>
              </w:rPr>
            </w:pPr>
            <w:r w:rsidRPr="00C74213">
              <w:rPr>
                <w:b/>
                <w:bCs/>
              </w:rPr>
              <w:t>Pain Point</w:t>
            </w:r>
          </w:p>
        </w:tc>
        <w:tc>
          <w:tcPr>
            <w:tcW w:w="0" w:type="auto"/>
            <w:shd w:val="clear" w:color="auto" w:fill="153D63" w:themeFill="text2" w:themeFillTint="E6"/>
            <w:hideMark/>
          </w:tcPr>
          <w:p w14:paraId="02AC1D98" w14:textId="77777777" w:rsidR="00C74213" w:rsidRPr="00C74213" w:rsidRDefault="00C74213" w:rsidP="00B87F87">
            <w:pPr>
              <w:jc w:val="both"/>
              <w:rPr>
                <w:b/>
                <w:bCs/>
              </w:rPr>
            </w:pPr>
            <w:r w:rsidRPr="00C74213">
              <w:rPr>
                <w:b/>
                <w:bCs/>
              </w:rPr>
              <w:t>Severity (H/M/L)</w:t>
            </w:r>
          </w:p>
        </w:tc>
        <w:tc>
          <w:tcPr>
            <w:tcW w:w="0" w:type="auto"/>
            <w:shd w:val="clear" w:color="auto" w:fill="153D63" w:themeFill="text2" w:themeFillTint="E6"/>
            <w:hideMark/>
          </w:tcPr>
          <w:p w14:paraId="1FF801C0" w14:textId="77777777" w:rsidR="00C74213" w:rsidRPr="00C74213" w:rsidRDefault="00C74213" w:rsidP="00B87F87">
            <w:pPr>
              <w:jc w:val="both"/>
              <w:rPr>
                <w:b/>
                <w:bCs/>
              </w:rPr>
            </w:pPr>
            <w:r w:rsidRPr="00C74213">
              <w:rPr>
                <w:b/>
                <w:bCs/>
              </w:rPr>
              <w:t>Frequency Reported</w:t>
            </w:r>
          </w:p>
        </w:tc>
      </w:tr>
      <w:tr w:rsidR="00C74213" w:rsidRPr="00C74213" w14:paraId="67CB7B79" w14:textId="77777777" w:rsidTr="00CA0426">
        <w:tc>
          <w:tcPr>
            <w:tcW w:w="0" w:type="auto"/>
            <w:hideMark/>
          </w:tcPr>
          <w:p w14:paraId="12F1337B" w14:textId="77777777" w:rsidR="00C74213" w:rsidRPr="00C74213" w:rsidRDefault="00C74213" w:rsidP="00B87F87">
            <w:pPr>
              <w:jc w:val="both"/>
            </w:pPr>
            <w:r w:rsidRPr="00C74213">
              <w:t>No way to browse/select doctors by real-time capacity</w:t>
            </w:r>
          </w:p>
        </w:tc>
        <w:tc>
          <w:tcPr>
            <w:tcW w:w="0" w:type="auto"/>
            <w:hideMark/>
          </w:tcPr>
          <w:p w14:paraId="4A50B11A" w14:textId="77777777" w:rsidR="00C74213" w:rsidRPr="00C74213" w:rsidRDefault="00C74213" w:rsidP="00B87F87">
            <w:pPr>
              <w:jc w:val="both"/>
            </w:pPr>
            <w:r w:rsidRPr="00C74213">
              <w:t>H</w:t>
            </w:r>
          </w:p>
        </w:tc>
        <w:tc>
          <w:tcPr>
            <w:tcW w:w="3339" w:type="dxa"/>
            <w:hideMark/>
          </w:tcPr>
          <w:p w14:paraId="14A70DDC" w14:textId="77777777" w:rsidR="00C74213" w:rsidRPr="00C74213" w:rsidRDefault="00C74213" w:rsidP="00B87F87">
            <w:pPr>
              <w:jc w:val="both"/>
            </w:pPr>
            <w:r w:rsidRPr="00C74213">
              <w:t>Heuristic, supported by patient quotes</w:t>
            </w:r>
          </w:p>
        </w:tc>
      </w:tr>
      <w:tr w:rsidR="00C74213" w:rsidRPr="00C74213" w14:paraId="7C096D9E" w14:textId="77777777" w:rsidTr="00CA0426">
        <w:tc>
          <w:tcPr>
            <w:tcW w:w="0" w:type="auto"/>
            <w:hideMark/>
          </w:tcPr>
          <w:p w14:paraId="044CC6E6" w14:textId="77777777" w:rsidR="00C74213" w:rsidRPr="00C74213" w:rsidRDefault="00C74213" w:rsidP="00B87F87">
            <w:pPr>
              <w:jc w:val="both"/>
            </w:pPr>
            <w:r w:rsidRPr="00C74213">
              <w:t>In-person visit required before first doctor assignment</w:t>
            </w:r>
          </w:p>
        </w:tc>
        <w:tc>
          <w:tcPr>
            <w:tcW w:w="0" w:type="auto"/>
            <w:hideMark/>
          </w:tcPr>
          <w:p w14:paraId="1077154A" w14:textId="77777777" w:rsidR="00C74213" w:rsidRPr="00C74213" w:rsidRDefault="00C74213" w:rsidP="00B87F87">
            <w:pPr>
              <w:jc w:val="both"/>
            </w:pPr>
            <w:r w:rsidRPr="00C74213">
              <w:t>H</w:t>
            </w:r>
          </w:p>
        </w:tc>
        <w:tc>
          <w:tcPr>
            <w:tcW w:w="3339" w:type="dxa"/>
            <w:hideMark/>
          </w:tcPr>
          <w:p w14:paraId="4378600B" w14:textId="77777777" w:rsidR="00C74213" w:rsidRPr="00C74213" w:rsidRDefault="00C74213" w:rsidP="00B87F87">
            <w:pPr>
              <w:jc w:val="both"/>
            </w:pPr>
            <w:r w:rsidRPr="00C74213">
              <w:t>Patient P36</w:t>
            </w:r>
          </w:p>
        </w:tc>
      </w:tr>
      <w:tr w:rsidR="00C74213" w:rsidRPr="00C74213" w14:paraId="3F724616" w14:textId="77777777" w:rsidTr="00CA0426">
        <w:tc>
          <w:tcPr>
            <w:tcW w:w="0" w:type="auto"/>
            <w:hideMark/>
          </w:tcPr>
          <w:p w14:paraId="10BF4E9F" w14:textId="77777777" w:rsidR="00C74213" w:rsidRPr="00C74213" w:rsidRDefault="00C74213" w:rsidP="00B87F87">
            <w:pPr>
              <w:jc w:val="both"/>
            </w:pPr>
            <w:r w:rsidRPr="00C74213">
              <w:t>Patients feel they have no real choice of doctor</w:t>
            </w:r>
          </w:p>
        </w:tc>
        <w:tc>
          <w:tcPr>
            <w:tcW w:w="0" w:type="auto"/>
            <w:hideMark/>
          </w:tcPr>
          <w:p w14:paraId="1637E5EF" w14:textId="77777777" w:rsidR="00C74213" w:rsidRPr="00C74213" w:rsidRDefault="00C74213" w:rsidP="00B87F87">
            <w:pPr>
              <w:jc w:val="both"/>
            </w:pPr>
            <w:r w:rsidRPr="00C74213">
              <w:t>M</w:t>
            </w:r>
          </w:p>
        </w:tc>
        <w:tc>
          <w:tcPr>
            <w:tcW w:w="3339" w:type="dxa"/>
            <w:hideMark/>
          </w:tcPr>
          <w:p w14:paraId="797CAFD4" w14:textId="77777777" w:rsidR="00C74213" w:rsidRPr="00C74213" w:rsidRDefault="00C74213" w:rsidP="00B87F87">
            <w:pPr>
              <w:jc w:val="both"/>
            </w:pPr>
            <w:r w:rsidRPr="00C74213">
              <w:t>Patient P64</w:t>
            </w:r>
          </w:p>
        </w:tc>
      </w:tr>
      <w:tr w:rsidR="00C74213" w:rsidRPr="00C74213" w14:paraId="106D9553" w14:textId="77777777" w:rsidTr="00CA0426">
        <w:tc>
          <w:tcPr>
            <w:tcW w:w="0" w:type="auto"/>
            <w:hideMark/>
          </w:tcPr>
          <w:p w14:paraId="1DF78D64" w14:textId="77777777" w:rsidR="00C74213" w:rsidRPr="00C74213" w:rsidRDefault="00C74213" w:rsidP="00B87F87">
            <w:pPr>
              <w:jc w:val="both"/>
            </w:pPr>
            <w:r w:rsidRPr="00C74213">
              <w:t>Disproportionate problem-flagging and high prioritization</w:t>
            </w:r>
          </w:p>
        </w:tc>
        <w:tc>
          <w:tcPr>
            <w:tcW w:w="0" w:type="auto"/>
            <w:hideMark/>
          </w:tcPr>
          <w:p w14:paraId="3CF7EF2C" w14:textId="77777777" w:rsidR="00C74213" w:rsidRPr="00C74213" w:rsidRDefault="00C74213" w:rsidP="00B87F87">
            <w:pPr>
              <w:jc w:val="both"/>
            </w:pPr>
            <w:r w:rsidRPr="00C74213">
              <w:t>M</w:t>
            </w:r>
          </w:p>
        </w:tc>
        <w:tc>
          <w:tcPr>
            <w:tcW w:w="3339" w:type="dxa"/>
            <w:hideMark/>
          </w:tcPr>
          <w:p w14:paraId="0E9F4D85" w14:textId="77777777" w:rsidR="00C74213" w:rsidRPr="00C74213" w:rsidRDefault="00C74213" w:rsidP="00B87F87">
            <w:pPr>
              <w:jc w:val="both"/>
            </w:pPr>
            <w:r w:rsidRPr="00C74213">
              <w:t>3% used (2/74), 8% flagged (6/74), 19% prioritized (14/74)</w:t>
            </w:r>
          </w:p>
        </w:tc>
      </w:tr>
    </w:tbl>
    <w:p w14:paraId="2080E992" w14:textId="77777777" w:rsidR="001405A1" w:rsidRPr="005D1A76" w:rsidRDefault="001405A1" w:rsidP="00B87F87">
      <w:pPr>
        <w:spacing w:before="240" w:after="240"/>
        <w:jc w:val="both"/>
        <w:rPr>
          <w:b/>
          <w:bCs/>
          <w:color w:val="215E99" w:themeColor="text2" w:themeTint="BF"/>
          <w:sz w:val="26"/>
          <w:szCs w:val="26"/>
        </w:rPr>
      </w:pPr>
      <w:r w:rsidRPr="005D1A76">
        <w:rPr>
          <w:b/>
          <w:bCs/>
          <w:color w:val="215E99" w:themeColor="text2" w:themeTint="BF"/>
          <w:sz w:val="26"/>
          <w:szCs w:val="26"/>
        </w:rPr>
        <w:t>Supporting Evidence (from survey)</w:t>
      </w:r>
    </w:p>
    <w:p w14:paraId="0C8D5CBC" w14:textId="77777777" w:rsidR="001405A1" w:rsidRDefault="001405A1" w:rsidP="00B87F87">
      <w:pPr>
        <w:spacing w:after="120" w:line="276" w:lineRule="auto"/>
        <w:ind w:firstLine="720"/>
        <w:jc w:val="both"/>
      </w:pPr>
      <w:r>
        <w:rPr>
          <w:sz w:val="22"/>
          <w:szCs w:val="22"/>
        </w:rPr>
        <w:t xml:space="preserve">3% of patients (2 of 74) used this service, but 8% (6 of 74) flagged it as problematic, and 19% (14 of 74) prioritized it for redesign. Multiple respondents mentioned difficulty getting a family doctor assigned as a prerequisite to booking appointments. One respondent </w:t>
      </w:r>
      <w:proofErr w:type="gramStart"/>
      <w:r>
        <w:rPr>
          <w:sz w:val="22"/>
          <w:szCs w:val="22"/>
        </w:rPr>
        <w:t>noted</w:t>
      </w:r>
      <w:proofErr w:type="gramEnd"/>
      <w:r>
        <w:rPr>
          <w:sz w:val="22"/>
          <w:szCs w:val="22"/>
        </w:rPr>
        <w:t xml:space="preserve"> the app does not work without first visiting the health center to assign a family doctor.</w:t>
      </w:r>
    </w:p>
    <w:p w14:paraId="262B51D8" w14:textId="77777777" w:rsidR="001405A1" w:rsidRDefault="001405A1" w:rsidP="00B87F87">
      <w:pPr>
        <w:pStyle w:val="ListParagraph"/>
        <w:numPr>
          <w:ilvl w:val="0"/>
          <w:numId w:val="28"/>
        </w:numPr>
        <w:spacing w:after="60"/>
        <w:jc w:val="both"/>
      </w:pPr>
      <w:r>
        <w:rPr>
          <w:sz w:val="22"/>
          <w:szCs w:val="22"/>
        </w:rPr>
        <w:t>Patient P25: "It's hard to get a family doctor easily."</w:t>
      </w:r>
    </w:p>
    <w:p w14:paraId="66EF9220" w14:textId="77777777" w:rsidR="001405A1" w:rsidRDefault="001405A1" w:rsidP="00B87F87">
      <w:pPr>
        <w:pStyle w:val="ListParagraph"/>
        <w:numPr>
          <w:ilvl w:val="0"/>
          <w:numId w:val="28"/>
        </w:numPr>
        <w:spacing w:after="60"/>
        <w:jc w:val="both"/>
      </w:pPr>
      <w:r>
        <w:rPr>
          <w:sz w:val="22"/>
          <w:szCs w:val="22"/>
        </w:rPr>
        <w:t>Patient P36: "It doesn't work unless I visit the health center to appoint a family doctor."</w:t>
      </w:r>
    </w:p>
    <w:p w14:paraId="0FC5BA7B" w14:textId="77777777" w:rsidR="001405A1" w:rsidRDefault="001405A1" w:rsidP="00B87F87">
      <w:pPr>
        <w:pStyle w:val="ListParagraph"/>
        <w:numPr>
          <w:ilvl w:val="0"/>
          <w:numId w:val="28"/>
        </w:numPr>
        <w:spacing w:after="60"/>
        <w:jc w:val="both"/>
      </w:pPr>
      <w:r>
        <w:rPr>
          <w:sz w:val="22"/>
          <w:szCs w:val="22"/>
        </w:rPr>
        <w:t>Patient P64: "No freedom in choosing doctors."</w:t>
      </w:r>
    </w:p>
    <w:p w14:paraId="4DC93E31" w14:textId="77777777" w:rsidR="00961D6E" w:rsidRPr="00294168" w:rsidRDefault="00B94519" w:rsidP="00B87F87">
      <w:pPr>
        <w:spacing w:before="240" w:after="240"/>
        <w:jc w:val="both"/>
        <w:rPr>
          <w:b/>
          <w:bCs/>
          <w:color w:val="215E99" w:themeColor="text2" w:themeTint="BF"/>
          <w:sz w:val="26"/>
          <w:szCs w:val="26"/>
        </w:rPr>
      </w:pPr>
      <w:r w:rsidRPr="00294168">
        <w:rPr>
          <w:b/>
          <w:bCs/>
          <w:color w:val="215E99" w:themeColor="text2" w:themeTint="BF"/>
          <w:sz w:val="26"/>
          <w:szCs w:val="26"/>
        </w:rPr>
        <w:t>Preliminary Requirement Implications</w:t>
      </w:r>
    </w:p>
    <w:p w14:paraId="39CDFA3C" w14:textId="77777777" w:rsidR="001405A1" w:rsidRDefault="001405A1" w:rsidP="00B87F87">
      <w:pPr>
        <w:pStyle w:val="ListParagraph"/>
        <w:numPr>
          <w:ilvl w:val="0"/>
          <w:numId w:val="28"/>
        </w:numPr>
        <w:spacing w:after="60"/>
        <w:jc w:val="both"/>
      </w:pPr>
      <w:r>
        <w:rPr>
          <w:sz w:val="22"/>
          <w:szCs w:val="22"/>
        </w:rPr>
        <w:t>SRS-DOC-001 — Let patients browse available family doctors and see real-time capacity before requesting reassignment (covers both the change-doctor request and the doctor-capacity-verification requirement sharing this ID in the source requirements list).</w:t>
      </w:r>
    </w:p>
    <w:p w14:paraId="2E05AEBC" w14:textId="77777777" w:rsidR="001405A1" w:rsidRDefault="001405A1" w:rsidP="00B87F87">
      <w:pPr>
        <w:pStyle w:val="ListParagraph"/>
        <w:numPr>
          <w:ilvl w:val="0"/>
          <w:numId w:val="28"/>
        </w:numPr>
        <w:spacing w:after="60"/>
        <w:jc w:val="both"/>
      </w:pPr>
      <w:r>
        <w:rPr>
          <w:sz w:val="22"/>
          <w:szCs w:val="22"/>
        </w:rPr>
        <w:t>SRS-NFR-002 — Remove the in-person visit currently required to assign a family doctor as a prerequisite for booking.</w:t>
      </w:r>
    </w:p>
    <w:p w14:paraId="4DC93E33" w14:textId="2ED27467" w:rsidR="00961D6E" w:rsidRPr="00AD5395" w:rsidRDefault="00273204" w:rsidP="00B87F87">
      <w:pPr>
        <w:pStyle w:val="Heading2"/>
        <w:spacing w:before="240" w:after="100"/>
        <w:jc w:val="both"/>
        <w:rPr>
          <w:b/>
          <w:bCs/>
          <w:color w:val="000000" w:themeColor="text1"/>
        </w:rPr>
      </w:pPr>
      <w:bookmarkStart w:id="68" w:name="_Toc236913105"/>
      <w:r w:rsidRPr="00AD5395">
        <w:rPr>
          <w:b/>
          <w:bCs/>
          <w:color w:val="000000" w:themeColor="text1"/>
        </w:rPr>
        <w:t xml:space="preserve">3.5.12 </w:t>
      </w:r>
      <w:r w:rsidR="00B94519" w:rsidRPr="00AD5395">
        <w:rPr>
          <w:b/>
          <w:bCs/>
          <w:color w:val="000000" w:themeColor="text1"/>
        </w:rPr>
        <w:t>Primary Healthcare Research Applications</w:t>
      </w:r>
      <w:bookmarkEnd w:id="68"/>
    </w:p>
    <w:p w14:paraId="293603AE" w14:textId="77777777" w:rsidR="000905D4" w:rsidRDefault="009E5CD5" w:rsidP="00B87F87">
      <w:pPr>
        <w:spacing w:before="240" w:after="240"/>
        <w:jc w:val="both"/>
      </w:pPr>
      <w:r w:rsidRPr="003E4A4F">
        <w:rPr>
          <w:b/>
          <w:bCs/>
          <w:color w:val="215E99" w:themeColor="text2" w:themeTint="BF"/>
          <w:sz w:val="26"/>
          <w:szCs w:val="26"/>
        </w:rPr>
        <w:t>Current Experience Summary</w:t>
      </w:r>
    </w:p>
    <w:p w14:paraId="54DDDC9B" w14:textId="72790EB4" w:rsidR="009E5CD5" w:rsidRPr="009E5CD5" w:rsidRDefault="009E5CD5" w:rsidP="00B87F87">
      <w:pPr>
        <w:spacing w:before="240" w:after="240"/>
        <w:ind w:firstLine="720"/>
        <w:jc w:val="both"/>
        <w:rPr>
          <w:sz w:val="22"/>
          <w:szCs w:val="22"/>
        </w:rPr>
      </w:pPr>
      <w:r w:rsidRPr="009E5CD5">
        <w:rPr>
          <w:sz w:val="22"/>
          <w:szCs w:val="22"/>
        </w:rPr>
        <w:t>Researchers select an applicant type, then fill in contact and research metadata, uploading up to four documents. Some upload fields state accepted file formats explicitly; others give no guidance at all.</w:t>
      </w:r>
    </w:p>
    <w:p w14:paraId="5E651460" w14:textId="77777777" w:rsidR="009E5CD5" w:rsidRPr="000905D4" w:rsidRDefault="009E5CD5" w:rsidP="00B87F87">
      <w:pPr>
        <w:spacing w:before="240" w:after="240"/>
        <w:jc w:val="both"/>
        <w:rPr>
          <w:b/>
          <w:bCs/>
          <w:color w:val="215E99" w:themeColor="text2" w:themeTint="BF"/>
          <w:sz w:val="26"/>
          <w:szCs w:val="26"/>
        </w:rPr>
      </w:pPr>
      <w:r w:rsidRPr="000905D4">
        <w:rPr>
          <w:b/>
          <w:bCs/>
          <w:color w:val="215E99" w:themeColor="text2" w:themeTint="BF"/>
          <w:sz w:val="26"/>
          <w:szCs w:val="26"/>
        </w:rPr>
        <w:t>Pain Points Identified</w:t>
      </w:r>
    </w:p>
    <w:tbl>
      <w:tblPr>
        <w:tblStyle w:val="TableGrid"/>
        <w:tblW w:w="8725" w:type="dxa"/>
        <w:tblLook w:val="04A0" w:firstRow="1" w:lastRow="0" w:firstColumn="1" w:lastColumn="0" w:noHBand="0" w:noVBand="1"/>
      </w:tblPr>
      <w:tblGrid>
        <w:gridCol w:w="4867"/>
        <w:gridCol w:w="1591"/>
        <w:gridCol w:w="2267"/>
      </w:tblGrid>
      <w:tr w:rsidR="009E5CD5" w:rsidRPr="009E5CD5" w14:paraId="793BDD59" w14:textId="77777777" w:rsidTr="00CA0426">
        <w:tc>
          <w:tcPr>
            <w:tcW w:w="0" w:type="auto"/>
            <w:shd w:val="clear" w:color="auto" w:fill="153D63" w:themeFill="text2" w:themeFillTint="E6"/>
            <w:hideMark/>
          </w:tcPr>
          <w:p w14:paraId="66CBA08E" w14:textId="77777777" w:rsidR="009E5CD5" w:rsidRPr="009E5CD5" w:rsidRDefault="009E5CD5" w:rsidP="00B87F87">
            <w:pPr>
              <w:jc w:val="both"/>
              <w:rPr>
                <w:b/>
                <w:bCs/>
              </w:rPr>
            </w:pPr>
            <w:r w:rsidRPr="009E5CD5">
              <w:rPr>
                <w:b/>
                <w:bCs/>
              </w:rPr>
              <w:t>Pain Point</w:t>
            </w:r>
          </w:p>
        </w:tc>
        <w:tc>
          <w:tcPr>
            <w:tcW w:w="0" w:type="auto"/>
            <w:shd w:val="clear" w:color="auto" w:fill="153D63" w:themeFill="text2" w:themeFillTint="E6"/>
            <w:hideMark/>
          </w:tcPr>
          <w:p w14:paraId="2CDB6731" w14:textId="77777777" w:rsidR="009E5CD5" w:rsidRPr="009E5CD5" w:rsidRDefault="009E5CD5" w:rsidP="00B87F87">
            <w:pPr>
              <w:jc w:val="both"/>
              <w:rPr>
                <w:b/>
                <w:bCs/>
              </w:rPr>
            </w:pPr>
            <w:r w:rsidRPr="009E5CD5">
              <w:rPr>
                <w:b/>
                <w:bCs/>
              </w:rPr>
              <w:t>Severity (H/M/L)</w:t>
            </w:r>
          </w:p>
        </w:tc>
        <w:tc>
          <w:tcPr>
            <w:tcW w:w="2267" w:type="dxa"/>
            <w:shd w:val="clear" w:color="auto" w:fill="153D63" w:themeFill="text2" w:themeFillTint="E6"/>
            <w:hideMark/>
          </w:tcPr>
          <w:p w14:paraId="78128316" w14:textId="77777777" w:rsidR="009E5CD5" w:rsidRPr="009E5CD5" w:rsidRDefault="009E5CD5" w:rsidP="00B87F87">
            <w:pPr>
              <w:jc w:val="both"/>
              <w:rPr>
                <w:b/>
                <w:bCs/>
              </w:rPr>
            </w:pPr>
            <w:r w:rsidRPr="009E5CD5">
              <w:rPr>
                <w:b/>
                <w:bCs/>
              </w:rPr>
              <w:t>Frequency Reported</w:t>
            </w:r>
          </w:p>
        </w:tc>
      </w:tr>
      <w:tr w:rsidR="009E5CD5" w:rsidRPr="009E5CD5" w14:paraId="4E7303D4" w14:textId="77777777" w:rsidTr="00CA0426">
        <w:tc>
          <w:tcPr>
            <w:tcW w:w="0" w:type="auto"/>
            <w:hideMark/>
          </w:tcPr>
          <w:p w14:paraId="08A79101" w14:textId="77777777" w:rsidR="009E5CD5" w:rsidRPr="009E5CD5" w:rsidRDefault="009E5CD5" w:rsidP="00B87F87">
            <w:pPr>
              <w:jc w:val="both"/>
            </w:pPr>
            <w:r w:rsidRPr="009E5CD5">
              <w:t>Inconsistent/missing file-type guidance on upload fields</w:t>
            </w:r>
          </w:p>
        </w:tc>
        <w:tc>
          <w:tcPr>
            <w:tcW w:w="0" w:type="auto"/>
            <w:hideMark/>
          </w:tcPr>
          <w:p w14:paraId="1F72759C" w14:textId="77777777" w:rsidR="009E5CD5" w:rsidRPr="009E5CD5" w:rsidRDefault="009E5CD5" w:rsidP="00B87F87">
            <w:pPr>
              <w:jc w:val="both"/>
            </w:pPr>
            <w:r w:rsidRPr="009E5CD5">
              <w:t>M</w:t>
            </w:r>
          </w:p>
        </w:tc>
        <w:tc>
          <w:tcPr>
            <w:tcW w:w="2267" w:type="dxa"/>
            <w:hideMark/>
          </w:tcPr>
          <w:p w14:paraId="05169587" w14:textId="77777777" w:rsidR="009E5CD5" w:rsidRPr="009E5CD5" w:rsidRDefault="009E5CD5" w:rsidP="00B87F87">
            <w:pPr>
              <w:jc w:val="both"/>
            </w:pPr>
            <w:r w:rsidRPr="009E5CD5">
              <w:t>Patient P57</w:t>
            </w:r>
          </w:p>
        </w:tc>
      </w:tr>
      <w:tr w:rsidR="009E5CD5" w:rsidRPr="009E5CD5" w14:paraId="189F3FB8" w14:textId="77777777" w:rsidTr="00CA0426">
        <w:tc>
          <w:tcPr>
            <w:tcW w:w="0" w:type="auto"/>
            <w:hideMark/>
          </w:tcPr>
          <w:p w14:paraId="2D66C72A" w14:textId="77777777" w:rsidR="009E5CD5" w:rsidRPr="009E5CD5" w:rsidRDefault="009E5CD5" w:rsidP="00B87F87">
            <w:pPr>
              <w:jc w:val="both"/>
            </w:pPr>
            <w:r w:rsidRPr="009E5CD5">
              <w:t>Real operational friction for staff despite niche patient audience</w:t>
            </w:r>
          </w:p>
        </w:tc>
        <w:tc>
          <w:tcPr>
            <w:tcW w:w="0" w:type="auto"/>
            <w:hideMark/>
          </w:tcPr>
          <w:p w14:paraId="5AF3665B" w14:textId="77777777" w:rsidR="009E5CD5" w:rsidRPr="009E5CD5" w:rsidRDefault="009E5CD5" w:rsidP="00B87F87">
            <w:pPr>
              <w:jc w:val="both"/>
            </w:pPr>
            <w:r w:rsidRPr="009E5CD5">
              <w:t>M</w:t>
            </w:r>
          </w:p>
        </w:tc>
        <w:tc>
          <w:tcPr>
            <w:tcW w:w="2267" w:type="dxa"/>
            <w:hideMark/>
          </w:tcPr>
          <w:p w14:paraId="46AA9191" w14:textId="77777777" w:rsidR="009E5CD5" w:rsidRPr="009E5CD5" w:rsidRDefault="009E5CD5" w:rsidP="00B87F87">
            <w:pPr>
              <w:jc w:val="both"/>
            </w:pPr>
            <w:r w:rsidRPr="009E5CD5">
              <w:t>14% of stakeholders (2/14)</w:t>
            </w:r>
          </w:p>
        </w:tc>
      </w:tr>
    </w:tbl>
    <w:p w14:paraId="30D5356C" w14:textId="77777777" w:rsidR="001405A1" w:rsidRPr="000905D4" w:rsidRDefault="001405A1" w:rsidP="00B87F87">
      <w:pPr>
        <w:spacing w:before="240" w:after="240"/>
        <w:jc w:val="both"/>
        <w:rPr>
          <w:b/>
          <w:bCs/>
          <w:color w:val="215E99" w:themeColor="text2" w:themeTint="BF"/>
          <w:sz w:val="26"/>
          <w:szCs w:val="26"/>
        </w:rPr>
      </w:pPr>
      <w:r w:rsidRPr="000905D4">
        <w:rPr>
          <w:b/>
          <w:bCs/>
          <w:color w:val="215E99" w:themeColor="text2" w:themeTint="BF"/>
          <w:sz w:val="26"/>
          <w:szCs w:val="26"/>
        </w:rPr>
        <w:t>Supporting Evidence (from survey)</w:t>
      </w:r>
    </w:p>
    <w:p w14:paraId="7E6F3192" w14:textId="77777777" w:rsidR="001405A1" w:rsidRDefault="001405A1" w:rsidP="00B87F87">
      <w:pPr>
        <w:spacing w:after="120" w:line="276" w:lineRule="auto"/>
        <w:ind w:firstLine="720"/>
        <w:jc w:val="both"/>
      </w:pPr>
      <w:r>
        <w:rPr>
          <w:sz w:val="22"/>
          <w:szCs w:val="22"/>
        </w:rPr>
        <w:t xml:space="preserve">4% of patients (3 of 74) used this service, and 3% (2 of 74) flagged problems. 14% of stakeholders (2 of 14) identified operational challenges. This is a niche service for researchers, not </w:t>
      </w:r>
      <w:r>
        <w:rPr>
          <w:sz w:val="22"/>
          <w:szCs w:val="22"/>
        </w:rPr>
        <w:lastRenderedPageBreak/>
        <w:t>patients — low patient usage is expected. One respondent noted that upload file type requirements are unclear.</w:t>
      </w:r>
    </w:p>
    <w:p w14:paraId="0ACD96DE" w14:textId="77777777" w:rsidR="001405A1" w:rsidRDefault="001405A1" w:rsidP="00B87F87">
      <w:pPr>
        <w:pStyle w:val="ListParagraph"/>
        <w:numPr>
          <w:ilvl w:val="0"/>
          <w:numId w:val="28"/>
        </w:numPr>
        <w:spacing w:after="60"/>
        <w:jc w:val="both"/>
      </w:pPr>
      <w:r>
        <w:rPr>
          <w:sz w:val="22"/>
          <w:szCs w:val="22"/>
        </w:rPr>
        <w:t>Patient P57: "Many inputs where the required file type was not specified."</w:t>
      </w:r>
    </w:p>
    <w:p w14:paraId="4DC93E53" w14:textId="77777777" w:rsidR="00961D6E" w:rsidRPr="00777A31" w:rsidRDefault="00B94519" w:rsidP="00B87F87">
      <w:pPr>
        <w:spacing w:before="240" w:after="240"/>
        <w:jc w:val="both"/>
        <w:rPr>
          <w:b/>
          <w:bCs/>
          <w:color w:val="215E99" w:themeColor="text2" w:themeTint="BF"/>
          <w:sz w:val="26"/>
          <w:szCs w:val="26"/>
        </w:rPr>
      </w:pPr>
      <w:r w:rsidRPr="00777A31">
        <w:rPr>
          <w:b/>
          <w:bCs/>
          <w:color w:val="215E99" w:themeColor="text2" w:themeTint="BF"/>
          <w:sz w:val="26"/>
          <w:szCs w:val="26"/>
        </w:rPr>
        <w:t>Preliminary Requirement Implications</w:t>
      </w:r>
    </w:p>
    <w:p w14:paraId="7B69F389" w14:textId="77777777" w:rsidR="001405A1" w:rsidRDefault="001405A1" w:rsidP="00B87F87">
      <w:pPr>
        <w:pStyle w:val="ListParagraph"/>
        <w:numPr>
          <w:ilvl w:val="0"/>
          <w:numId w:val="28"/>
        </w:numPr>
        <w:spacing w:after="60"/>
        <w:jc w:val="both"/>
      </w:pPr>
      <w:r>
        <w:rPr>
          <w:sz w:val="22"/>
          <w:szCs w:val="22"/>
        </w:rPr>
        <w:t>SRS-RES-001 — Specify accepted file types and maximum size explicitly on every upload field in the research-application form.</w:t>
      </w:r>
    </w:p>
    <w:p w14:paraId="03B1E169" w14:textId="1C8F6E3D" w:rsidR="00832421" w:rsidRDefault="00445A24" w:rsidP="00B87F87">
      <w:pPr>
        <w:pStyle w:val="ListParagraph"/>
        <w:numPr>
          <w:ilvl w:val="0"/>
          <w:numId w:val="28"/>
        </w:numPr>
        <w:spacing w:after="60"/>
        <w:jc w:val="both"/>
        <w:rPr>
          <w:sz w:val="22"/>
          <w:szCs w:val="22"/>
        </w:rPr>
      </w:pPr>
      <w:r w:rsidRPr="006C4774">
        <w:rPr>
          <w:sz w:val="22"/>
          <w:szCs w:val="22"/>
        </w:rPr>
        <w:t>SRS-UPL-001 — Validate uploaded file type and maximum file size before submission; provide clear guidance on supported formats and size limits.</w:t>
      </w:r>
    </w:p>
    <w:p w14:paraId="1575397F" w14:textId="77777777" w:rsidR="0036537D" w:rsidRDefault="0036537D" w:rsidP="00B87F87">
      <w:pPr>
        <w:pStyle w:val="ListParagraph"/>
        <w:spacing w:after="60"/>
        <w:ind w:left="720"/>
        <w:jc w:val="both"/>
        <w:rPr>
          <w:sz w:val="22"/>
          <w:szCs w:val="22"/>
        </w:rPr>
      </w:pPr>
    </w:p>
    <w:p w14:paraId="46CFDA78" w14:textId="77777777" w:rsidR="0036537D" w:rsidRDefault="0036537D" w:rsidP="00B87F87">
      <w:pPr>
        <w:pStyle w:val="ListParagraph"/>
        <w:spacing w:after="60"/>
        <w:ind w:left="720"/>
        <w:jc w:val="both"/>
        <w:rPr>
          <w:sz w:val="22"/>
          <w:szCs w:val="22"/>
        </w:rPr>
      </w:pPr>
    </w:p>
    <w:p w14:paraId="0E4319ED" w14:textId="77777777" w:rsidR="0036537D" w:rsidRDefault="0036537D" w:rsidP="00B87F87">
      <w:pPr>
        <w:pStyle w:val="ListParagraph"/>
        <w:spacing w:after="60"/>
        <w:ind w:left="720"/>
        <w:jc w:val="both"/>
        <w:rPr>
          <w:sz w:val="22"/>
          <w:szCs w:val="22"/>
        </w:rPr>
      </w:pPr>
    </w:p>
    <w:p w14:paraId="3F9BD5D9" w14:textId="77777777" w:rsidR="0036537D" w:rsidRDefault="0036537D" w:rsidP="00B87F87">
      <w:pPr>
        <w:pStyle w:val="ListParagraph"/>
        <w:spacing w:after="60"/>
        <w:ind w:left="720"/>
        <w:jc w:val="both"/>
        <w:rPr>
          <w:sz w:val="22"/>
          <w:szCs w:val="22"/>
        </w:rPr>
      </w:pPr>
    </w:p>
    <w:p w14:paraId="02FEC4BD" w14:textId="77777777" w:rsidR="0036537D" w:rsidRDefault="0036537D" w:rsidP="00B87F87">
      <w:pPr>
        <w:pStyle w:val="ListParagraph"/>
        <w:spacing w:after="60"/>
        <w:ind w:left="720"/>
        <w:jc w:val="both"/>
        <w:rPr>
          <w:sz w:val="22"/>
          <w:szCs w:val="22"/>
        </w:rPr>
      </w:pPr>
    </w:p>
    <w:p w14:paraId="7E889DBC" w14:textId="77777777" w:rsidR="0036537D" w:rsidRDefault="0036537D" w:rsidP="00B87F87">
      <w:pPr>
        <w:pStyle w:val="ListParagraph"/>
        <w:spacing w:after="60"/>
        <w:ind w:left="720"/>
        <w:jc w:val="both"/>
        <w:rPr>
          <w:sz w:val="22"/>
          <w:szCs w:val="22"/>
        </w:rPr>
      </w:pPr>
    </w:p>
    <w:p w14:paraId="0C6FBFAA" w14:textId="77777777" w:rsidR="0036537D" w:rsidRDefault="0036537D" w:rsidP="00B87F87">
      <w:pPr>
        <w:pStyle w:val="ListParagraph"/>
        <w:spacing w:after="60"/>
        <w:ind w:left="720"/>
        <w:jc w:val="both"/>
        <w:rPr>
          <w:sz w:val="22"/>
          <w:szCs w:val="22"/>
        </w:rPr>
      </w:pPr>
    </w:p>
    <w:p w14:paraId="4F7EB9EE" w14:textId="77777777" w:rsidR="0036537D" w:rsidRDefault="0036537D" w:rsidP="00B87F87">
      <w:pPr>
        <w:pStyle w:val="ListParagraph"/>
        <w:spacing w:after="60"/>
        <w:ind w:left="720"/>
        <w:jc w:val="both"/>
        <w:rPr>
          <w:sz w:val="22"/>
          <w:szCs w:val="22"/>
        </w:rPr>
      </w:pPr>
    </w:p>
    <w:p w14:paraId="427FC54B" w14:textId="77777777" w:rsidR="0036537D" w:rsidRDefault="0036537D" w:rsidP="00B87F87">
      <w:pPr>
        <w:pStyle w:val="ListParagraph"/>
        <w:spacing w:after="60"/>
        <w:ind w:left="720"/>
        <w:jc w:val="both"/>
        <w:rPr>
          <w:sz w:val="22"/>
          <w:szCs w:val="22"/>
        </w:rPr>
      </w:pPr>
    </w:p>
    <w:p w14:paraId="1B369C57" w14:textId="77777777" w:rsidR="0036537D" w:rsidRDefault="0036537D" w:rsidP="00B87F87">
      <w:pPr>
        <w:pStyle w:val="ListParagraph"/>
        <w:spacing w:after="60"/>
        <w:ind w:left="720"/>
        <w:jc w:val="both"/>
        <w:rPr>
          <w:sz w:val="22"/>
          <w:szCs w:val="22"/>
        </w:rPr>
      </w:pPr>
    </w:p>
    <w:p w14:paraId="641A4AA9" w14:textId="77777777" w:rsidR="0036537D" w:rsidRDefault="0036537D" w:rsidP="00B87F87">
      <w:pPr>
        <w:pStyle w:val="ListParagraph"/>
        <w:spacing w:after="60"/>
        <w:ind w:left="720"/>
        <w:jc w:val="both"/>
        <w:rPr>
          <w:sz w:val="22"/>
          <w:szCs w:val="22"/>
        </w:rPr>
      </w:pPr>
    </w:p>
    <w:p w14:paraId="58216EB4" w14:textId="77777777" w:rsidR="0036537D" w:rsidRDefault="0036537D" w:rsidP="00B87F87">
      <w:pPr>
        <w:pStyle w:val="ListParagraph"/>
        <w:spacing w:after="60"/>
        <w:ind w:left="720"/>
        <w:jc w:val="both"/>
        <w:rPr>
          <w:sz w:val="22"/>
          <w:szCs w:val="22"/>
        </w:rPr>
      </w:pPr>
    </w:p>
    <w:p w14:paraId="17DA7A5F" w14:textId="77777777" w:rsidR="0036537D" w:rsidRDefault="0036537D" w:rsidP="00B87F87">
      <w:pPr>
        <w:pStyle w:val="ListParagraph"/>
        <w:spacing w:after="60"/>
        <w:ind w:left="720"/>
        <w:jc w:val="both"/>
        <w:rPr>
          <w:sz w:val="22"/>
          <w:szCs w:val="22"/>
        </w:rPr>
      </w:pPr>
    </w:p>
    <w:p w14:paraId="79B1FF2E" w14:textId="77777777" w:rsidR="0036537D" w:rsidRDefault="0036537D" w:rsidP="00B87F87">
      <w:pPr>
        <w:pStyle w:val="ListParagraph"/>
        <w:spacing w:after="60"/>
        <w:ind w:left="720"/>
        <w:jc w:val="both"/>
        <w:rPr>
          <w:sz w:val="22"/>
          <w:szCs w:val="22"/>
        </w:rPr>
      </w:pPr>
    </w:p>
    <w:p w14:paraId="6DC2A8F7" w14:textId="77777777" w:rsidR="0036537D" w:rsidRDefault="0036537D" w:rsidP="00B87F87">
      <w:pPr>
        <w:pStyle w:val="ListParagraph"/>
        <w:spacing w:after="60"/>
        <w:ind w:left="720"/>
        <w:jc w:val="both"/>
        <w:rPr>
          <w:sz w:val="22"/>
          <w:szCs w:val="22"/>
        </w:rPr>
      </w:pPr>
    </w:p>
    <w:p w14:paraId="28BF53DE" w14:textId="77777777" w:rsidR="0036537D" w:rsidRDefault="0036537D" w:rsidP="00B87F87">
      <w:pPr>
        <w:pStyle w:val="ListParagraph"/>
        <w:spacing w:after="60"/>
        <w:ind w:left="720"/>
        <w:jc w:val="both"/>
        <w:rPr>
          <w:sz w:val="22"/>
          <w:szCs w:val="22"/>
        </w:rPr>
      </w:pPr>
    </w:p>
    <w:p w14:paraId="2FF8F427" w14:textId="77777777" w:rsidR="0036537D" w:rsidRDefault="0036537D" w:rsidP="00B87F87">
      <w:pPr>
        <w:pStyle w:val="ListParagraph"/>
        <w:spacing w:after="60"/>
        <w:ind w:left="720"/>
        <w:jc w:val="both"/>
        <w:rPr>
          <w:sz w:val="22"/>
          <w:szCs w:val="22"/>
        </w:rPr>
      </w:pPr>
    </w:p>
    <w:p w14:paraId="1739B5F9" w14:textId="77777777" w:rsidR="0036537D" w:rsidRDefault="0036537D" w:rsidP="00B87F87">
      <w:pPr>
        <w:pStyle w:val="ListParagraph"/>
        <w:spacing w:after="60"/>
        <w:ind w:left="720"/>
        <w:jc w:val="both"/>
        <w:rPr>
          <w:sz w:val="22"/>
          <w:szCs w:val="22"/>
        </w:rPr>
      </w:pPr>
    </w:p>
    <w:p w14:paraId="011324DF" w14:textId="77777777" w:rsidR="0036537D" w:rsidRDefault="0036537D" w:rsidP="00B87F87">
      <w:pPr>
        <w:pStyle w:val="ListParagraph"/>
        <w:spacing w:after="60"/>
        <w:ind w:left="720"/>
        <w:jc w:val="both"/>
        <w:rPr>
          <w:sz w:val="22"/>
          <w:szCs w:val="22"/>
        </w:rPr>
      </w:pPr>
    </w:p>
    <w:p w14:paraId="08708CFE" w14:textId="77777777" w:rsidR="0036537D" w:rsidRDefault="0036537D" w:rsidP="00B87F87">
      <w:pPr>
        <w:pStyle w:val="ListParagraph"/>
        <w:spacing w:after="60"/>
        <w:ind w:left="720"/>
        <w:jc w:val="both"/>
        <w:rPr>
          <w:sz w:val="22"/>
          <w:szCs w:val="22"/>
        </w:rPr>
      </w:pPr>
    </w:p>
    <w:p w14:paraId="1AA33373" w14:textId="77777777" w:rsidR="0036537D" w:rsidRDefault="0036537D" w:rsidP="00B87F87">
      <w:pPr>
        <w:pStyle w:val="ListParagraph"/>
        <w:spacing w:after="60"/>
        <w:ind w:left="720"/>
        <w:jc w:val="both"/>
        <w:rPr>
          <w:sz w:val="22"/>
          <w:szCs w:val="22"/>
        </w:rPr>
      </w:pPr>
    </w:p>
    <w:p w14:paraId="06CCC571" w14:textId="77777777" w:rsidR="0036537D" w:rsidRDefault="0036537D" w:rsidP="00B87F87">
      <w:pPr>
        <w:pStyle w:val="ListParagraph"/>
        <w:spacing w:after="60"/>
        <w:ind w:left="720"/>
        <w:jc w:val="both"/>
        <w:rPr>
          <w:sz w:val="22"/>
          <w:szCs w:val="22"/>
        </w:rPr>
      </w:pPr>
    </w:p>
    <w:p w14:paraId="361073C8" w14:textId="77777777" w:rsidR="0036537D" w:rsidRDefault="0036537D" w:rsidP="00B87F87">
      <w:pPr>
        <w:pStyle w:val="ListParagraph"/>
        <w:spacing w:after="60"/>
        <w:ind w:left="720"/>
        <w:jc w:val="both"/>
        <w:rPr>
          <w:sz w:val="22"/>
          <w:szCs w:val="22"/>
        </w:rPr>
      </w:pPr>
    </w:p>
    <w:p w14:paraId="46D335FB" w14:textId="77777777" w:rsidR="0036537D" w:rsidRDefault="0036537D" w:rsidP="00B87F87">
      <w:pPr>
        <w:pStyle w:val="ListParagraph"/>
        <w:spacing w:after="60"/>
        <w:ind w:left="720"/>
        <w:jc w:val="both"/>
        <w:rPr>
          <w:sz w:val="22"/>
          <w:szCs w:val="22"/>
        </w:rPr>
      </w:pPr>
    </w:p>
    <w:p w14:paraId="5190F9D5" w14:textId="77777777" w:rsidR="0036537D" w:rsidRDefault="0036537D" w:rsidP="00B87F87">
      <w:pPr>
        <w:pStyle w:val="ListParagraph"/>
        <w:spacing w:after="60"/>
        <w:ind w:left="720"/>
        <w:jc w:val="both"/>
        <w:rPr>
          <w:sz w:val="22"/>
          <w:szCs w:val="22"/>
        </w:rPr>
      </w:pPr>
    </w:p>
    <w:p w14:paraId="0D35F23C" w14:textId="77777777" w:rsidR="0036537D" w:rsidRDefault="0036537D" w:rsidP="00B87F87">
      <w:pPr>
        <w:pStyle w:val="ListParagraph"/>
        <w:spacing w:after="60"/>
        <w:ind w:left="720"/>
        <w:jc w:val="both"/>
        <w:rPr>
          <w:sz w:val="22"/>
          <w:szCs w:val="22"/>
        </w:rPr>
      </w:pPr>
    </w:p>
    <w:p w14:paraId="77254931" w14:textId="77777777" w:rsidR="0036537D" w:rsidRDefault="0036537D" w:rsidP="00B87F87">
      <w:pPr>
        <w:pStyle w:val="ListParagraph"/>
        <w:spacing w:after="60"/>
        <w:ind w:left="720"/>
        <w:jc w:val="both"/>
        <w:rPr>
          <w:sz w:val="22"/>
          <w:szCs w:val="22"/>
        </w:rPr>
      </w:pPr>
    </w:p>
    <w:p w14:paraId="512AE0EC" w14:textId="77777777" w:rsidR="0036537D" w:rsidRDefault="0036537D" w:rsidP="00B87F87">
      <w:pPr>
        <w:pStyle w:val="ListParagraph"/>
        <w:spacing w:after="60"/>
        <w:ind w:left="720"/>
        <w:jc w:val="both"/>
        <w:rPr>
          <w:sz w:val="22"/>
          <w:szCs w:val="22"/>
        </w:rPr>
      </w:pPr>
    </w:p>
    <w:p w14:paraId="04EC9E2C" w14:textId="77777777" w:rsidR="0036537D" w:rsidRDefault="0036537D" w:rsidP="00B87F87">
      <w:pPr>
        <w:pStyle w:val="ListParagraph"/>
        <w:spacing w:after="60"/>
        <w:ind w:left="720"/>
        <w:jc w:val="both"/>
        <w:rPr>
          <w:sz w:val="22"/>
          <w:szCs w:val="22"/>
        </w:rPr>
      </w:pPr>
    </w:p>
    <w:p w14:paraId="17449DE6" w14:textId="77777777" w:rsidR="0036537D" w:rsidRDefault="0036537D" w:rsidP="00B87F87">
      <w:pPr>
        <w:pStyle w:val="ListParagraph"/>
        <w:spacing w:after="60"/>
        <w:ind w:left="720"/>
        <w:jc w:val="both"/>
        <w:rPr>
          <w:sz w:val="22"/>
          <w:szCs w:val="22"/>
        </w:rPr>
      </w:pPr>
    </w:p>
    <w:p w14:paraId="08F3D547" w14:textId="77777777" w:rsidR="0036537D" w:rsidRDefault="0036537D" w:rsidP="00B87F87">
      <w:pPr>
        <w:pStyle w:val="ListParagraph"/>
        <w:spacing w:after="60"/>
        <w:ind w:left="720"/>
        <w:jc w:val="both"/>
        <w:rPr>
          <w:sz w:val="22"/>
          <w:szCs w:val="22"/>
        </w:rPr>
      </w:pPr>
    </w:p>
    <w:p w14:paraId="47AE767E" w14:textId="77777777" w:rsidR="001C4749" w:rsidRDefault="001C4749" w:rsidP="00B87F87">
      <w:pPr>
        <w:pStyle w:val="ListParagraph"/>
        <w:spacing w:after="60"/>
        <w:ind w:left="720"/>
        <w:jc w:val="both"/>
        <w:rPr>
          <w:sz w:val="22"/>
          <w:szCs w:val="22"/>
        </w:rPr>
      </w:pPr>
    </w:p>
    <w:p w14:paraId="4C043C82" w14:textId="77777777" w:rsidR="001C4749" w:rsidRDefault="001C4749" w:rsidP="00B87F87">
      <w:pPr>
        <w:pStyle w:val="ListParagraph"/>
        <w:spacing w:after="60"/>
        <w:ind w:left="720"/>
        <w:jc w:val="both"/>
        <w:rPr>
          <w:sz w:val="22"/>
          <w:szCs w:val="22"/>
        </w:rPr>
      </w:pPr>
    </w:p>
    <w:p w14:paraId="469D44AC" w14:textId="77777777" w:rsidR="0036537D" w:rsidRPr="0036537D" w:rsidRDefault="0036537D" w:rsidP="00B87F87">
      <w:pPr>
        <w:pStyle w:val="ListParagraph"/>
        <w:spacing w:after="60"/>
        <w:ind w:left="720"/>
        <w:jc w:val="both"/>
        <w:rPr>
          <w:sz w:val="22"/>
          <w:szCs w:val="22"/>
        </w:rPr>
      </w:pPr>
    </w:p>
    <w:p w14:paraId="0CD97810" w14:textId="104C6E21" w:rsidR="00372F0A" w:rsidRDefault="00B428DE" w:rsidP="001C4749">
      <w:pPr>
        <w:pStyle w:val="Heading1"/>
        <w:spacing w:before="240"/>
        <w:jc w:val="center"/>
      </w:pPr>
      <w:bookmarkStart w:id="69" w:name="_Toc236913106"/>
      <w:r>
        <w:rPr>
          <w:b/>
          <w:bCs/>
          <w:color w:val="auto"/>
        </w:rPr>
        <w:lastRenderedPageBreak/>
        <w:t>4</w:t>
      </w:r>
      <w:r w:rsidR="001405A1" w:rsidRPr="00C5291E">
        <w:rPr>
          <w:b/>
          <w:bCs/>
          <w:color w:val="auto"/>
        </w:rPr>
        <w:t>. Cross-Cutting / Non-Functional Findings</w:t>
      </w:r>
      <w:bookmarkEnd w:id="69"/>
    </w:p>
    <w:p w14:paraId="4DC93E57" w14:textId="59410148" w:rsidR="00961D6E" w:rsidRPr="0036537D" w:rsidRDefault="00B428DE" w:rsidP="00B87F87">
      <w:pPr>
        <w:pStyle w:val="Heading2"/>
        <w:spacing w:before="240" w:after="240"/>
        <w:jc w:val="both"/>
        <w:rPr>
          <w:b/>
          <w:bCs/>
          <w:color w:val="auto"/>
          <w:sz w:val="28"/>
          <w:szCs w:val="28"/>
        </w:rPr>
      </w:pPr>
      <w:bookmarkStart w:id="70" w:name="_Toc236913107"/>
      <w:r>
        <w:rPr>
          <w:b/>
          <w:bCs/>
          <w:color w:val="auto"/>
          <w:sz w:val="28"/>
          <w:szCs w:val="28"/>
        </w:rPr>
        <w:t>4</w:t>
      </w:r>
      <w:r w:rsidR="00B94519" w:rsidRPr="0036537D">
        <w:rPr>
          <w:b/>
          <w:bCs/>
          <w:color w:val="auto"/>
          <w:sz w:val="28"/>
          <w:szCs w:val="28"/>
        </w:rPr>
        <w:t>.1 Performance</w:t>
      </w:r>
      <w:bookmarkEnd w:id="70"/>
    </w:p>
    <w:p w14:paraId="5FE1F8D5" w14:textId="77777777" w:rsidR="001405A1" w:rsidRDefault="001405A1" w:rsidP="00B87F87">
      <w:pPr>
        <w:spacing w:after="120" w:line="276" w:lineRule="auto"/>
        <w:ind w:firstLine="720"/>
        <w:jc w:val="both"/>
      </w:pPr>
      <w:r>
        <w:rPr>
          <w:sz w:val="22"/>
          <w:szCs w:val="22"/>
        </w:rPr>
        <w:t>Stakeholders rated platform performance/speed (1–5, where 5 = very fast) at: Sehati 4.0/5, MyGov 3.5/5, MOH website 3.4/5. The patient survey did not include a direct performance/speed question, though patients rated ease of finding and completing PHC services at: Sehati 3.5/5, MyGov 3.3/5, MOH website 3.0/5 — indicating that even the best-performing platform barely exceeds neutral on usability.</w:t>
      </w:r>
    </w:p>
    <w:p w14:paraId="5FC43B07" w14:textId="77777777" w:rsidR="002C2FBB" w:rsidRDefault="001405A1" w:rsidP="00B87F87">
      <w:pPr>
        <w:keepNext/>
        <w:spacing w:before="200"/>
        <w:jc w:val="both"/>
      </w:pPr>
      <w:r>
        <w:rPr>
          <w:noProof/>
        </w:rPr>
        <w:drawing>
          <wp:inline distT="0" distB="0" distL="0" distR="0" wp14:anchorId="4381C6A9" wp14:editId="64AF280B">
            <wp:extent cx="5486400" cy="2895600"/>
            <wp:effectExtent l="0" t="0" r="0" b="0"/>
            <wp:docPr id="102" name="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art2.png"/>
                    <pic:cNvPicPr/>
                  </pic:nvPicPr>
                  <pic:blipFill>
                    <a:blip r:embed="rId59"/>
                    <a:stretch>
                      <a:fillRect/>
                    </a:stretch>
                  </pic:blipFill>
                  <pic:spPr>
                    <a:xfrm>
                      <a:off x="0" y="0"/>
                      <a:ext cx="5486400" cy="2895600"/>
                    </a:xfrm>
                    <a:prstGeom prst="rect">
                      <a:avLst/>
                    </a:prstGeom>
                  </pic:spPr>
                </pic:pic>
              </a:graphicData>
            </a:graphic>
          </wp:inline>
        </w:drawing>
      </w:r>
    </w:p>
    <w:p w14:paraId="7B13E8E7" w14:textId="34105247" w:rsidR="001405A1" w:rsidRPr="0036537D" w:rsidRDefault="002C2FBB" w:rsidP="001C4749">
      <w:pPr>
        <w:pStyle w:val="Caption"/>
        <w:jc w:val="center"/>
        <w:rPr>
          <w:b/>
          <w:bCs/>
          <w:i w:val="0"/>
          <w:iCs w:val="0"/>
          <w:color w:val="000000" w:themeColor="text1"/>
          <w:sz w:val="22"/>
          <w:szCs w:val="22"/>
        </w:rPr>
      </w:pPr>
      <w:bookmarkStart w:id="71" w:name="_Toc236912941"/>
      <w:r w:rsidRPr="0036537D">
        <w:rPr>
          <w:b/>
          <w:bCs/>
          <w:i w:val="0"/>
          <w:iCs w:val="0"/>
          <w:color w:val="000000" w:themeColor="text1"/>
          <w:sz w:val="22"/>
          <w:szCs w:val="22"/>
        </w:rPr>
        <w:t xml:space="preserve">Figure </w:t>
      </w:r>
      <w:r w:rsidR="00466AC0" w:rsidRPr="0036537D">
        <w:rPr>
          <w:b/>
          <w:bCs/>
          <w:i w:val="0"/>
          <w:iCs w:val="0"/>
          <w:color w:val="000000" w:themeColor="text1"/>
          <w:sz w:val="22"/>
          <w:szCs w:val="22"/>
        </w:rPr>
        <w:fldChar w:fldCharType="begin"/>
      </w:r>
      <w:r w:rsidR="00466AC0" w:rsidRPr="0036537D">
        <w:rPr>
          <w:b/>
          <w:bCs/>
          <w:i w:val="0"/>
          <w:iCs w:val="0"/>
          <w:color w:val="000000" w:themeColor="text1"/>
          <w:sz w:val="22"/>
          <w:szCs w:val="22"/>
        </w:rPr>
        <w:instrText xml:space="preserve"> SEQ Figure \* ARABIC </w:instrText>
      </w:r>
      <w:r w:rsidR="00466AC0" w:rsidRPr="0036537D">
        <w:rPr>
          <w:b/>
          <w:bCs/>
          <w:i w:val="0"/>
          <w:iCs w:val="0"/>
          <w:color w:val="000000" w:themeColor="text1"/>
          <w:sz w:val="22"/>
          <w:szCs w:val="22"/>
        </w:rPr>
        <w:fldChar w:fldCharType="separate"/>
      </w:r>
      <w:r w:rsidR="00B01C1C" w:rsidRPr="0036537D">
        <w:rPr>
          <w:b/>
          <w:bCs/>
          <w:i w:val="0"/>
          <w:iCs w:val="0"/>
          <w:noProof/>
          <w:color w:val="000000" w:themeColor="text1"/>
          <w:sz w:val="22"/>
          <w:szCs w:val="22"/>
        </w:rPr>
        <w:t>25</w:t>
      </w:r>
      <w:r w:rsidR="00466AC0" w:rsidRPr="0036537D">
        <w:rPr>
          <w:b/>
          <w:bCs/>
          <w:i w:val="0"/>
          <w:iCs w:val="0"/>
          <w:color w:val="000000" w:themeColor="text1"/>
          <w:sz w:val="22"/>
          <w:szCs w:val="22"/>
        </w:rPr>
        <w:fldChar w:fldCharType="end"/>
      </w:r>
      <w:r w:rsidRPr="0036537D">
        <w:rPr>
          <w:b/>
          <w:bCs/>
          <w:i w:val="0"/>
          <w:iCs w:val="0"/>
          <w:color w:val="000000" w:themeColor="text1"/>
          <w:sz w:val="22"/>
          <w:szCs w:val="22"/>
        </w:rPr>
        <w:t>: Platform ratings: ease of finding &amp; completing services (patients) vs. performance/speed (stakeholders).</w:t>
      </w:r>
      <w:bookmarkEnd w:id="71"/>
    </w:p>
    <w:p w14:paraId="45DAEAD7" w14:textId="7A6427A6" w:rsidR="0036537D" w:rsidRDefault="0036537D" w:rsidP="00B87F87">
      <w:pPr>
        <w:spacing w:after="120" w:line="276" w:lineRule="auto"/>
        <w:jc w:val="both"/>
        <w:rPr>
          <w:i/>
          <w:iCs/>
          <w:color w:val="666666"/>
          <w:sz w:val="18"/>
          <w:szCs w:val="18"/>
        </w:rPr>
      </w:pPr>
    </w:p>
    <w:p w14:paraId="7A701CEF" w14:textId="47AA240D" w:rsidR="001405A1" w:rsidRDefault="001405A1" w:rsidP="00B87F87">
      <w:pPr>
        <w:spacing w:after="120" w:line="276" w:lineRule="auto"/>
        <w:ind w:firstLine="720"/>
        <w:jc w:val="both"/>
      </w:pPr>
      <w:r>
        <w:rPr>
          <w:sz w:val="22"/>
          <w:szCs w:val="22"/>
        </w:rPr>
        <w:t>Multiple patients described the system as "slow," "lagging," or "crashing." One respondent (P12) specifically noted: "It lags and needs a better and easier to use UI." Another (P24) cited "slow loading times" as the most frustrating aspect. Stakeholder R6 identified "delay in receiving the service" as the primary challenge.</w:t>
      </w:r>
    </w:p>
    <w:p w14:paraId="4DC93E59" w14:textId="484BAB15" w:rsidR="00961D6E" w:rsidRPr="002F0A72" w:rsidRDefault="00B428DE" w:rsidP="00B87F87">
      <w:pPr>
        <w:pStyle w:val="Heading2"/>
        <w:spacing w:before="240" w:after="240"/>
        <w:jc w:val="both"/>
        <w:rPr>
          <w:b/>
          <w:bCs/>
          <w:color w:val="auto"/>
          <w:sz w:val="28"/>
          <w:szCs w:val="28"/>
        </w:rPr>
      </w:pPr>
      <w:bookmarkStart w:id="72" w:name="_Toc236913108"/>
      <w:r>
        <w:rPr>
          <w:b/>
          <w:bCs/>
          <w:color w:val="auto"/>
          <w:sz w:val="28"/>
          <w:szCs w:val="28"/>
        </w:rPr>
        <w:t>4</w:t>
      </w:r>
      <w:r w:rsidR="00B94519" w:rsidRPr="002F0A72">
        <w:rPr>
          <w:b/>
          <w:bCs/>
          <w:color w:val="auto"/>
          <w:sz w:val="28"/>
          <w:szCs w:val="28"/>
        </w:rPr>
        <w:t>.2 Availability</w:t>
      </w:r>
      <w:r w:rsidR="00912338" w:rsidRPr="002F0A72">
        <w:rPr>
          <w:b/>
          <w:bCs/>
          <w:color w:val="auto"/>
          <w:sz w:val="28"/>
          <w:szCs w:val="28"/>
        </w:rPr>
        <w:t xml:space="preserve"> </w:t>
      </w:r>
      <w:r w:rsidR="001405A1" w:rsidRPr="002F0A72">
        <w:rPr>
          <w:b/>
          <w:bCs/>
          <w:color w:val="auto"/>
          <w:sz w:val="28"/>
          <w:szCs w:val="28"/>
        </w:rPr>
        <w:t xml:space="preserve">&amp; </w:t>
      </w:r>
      <w:r w:rsidR="00912338" w:rsidRPr="002F0A72">
        <w:rPr>
          <w:b/>
          <w:bCs/>
          <w:color w:val="auto"/>
          <w:sz w:val="28"/>
          <w:szCs w:val="28"/>
        </w:rPr>
        <w:t>Reliability</w:t>
      </w:r>
      <w:bookmarkEnd w:id="72"/>
    </w:p>
    <w:p w14:paraId="6DBF369F" w14:textId="49403115" w:rsidR="005E1DEA" w:rsidRPr="005E1DEA" w:rsidRDefault="001405A1" w:rsidP="00B87F87">
      <w:pPr>
        <w:spacing w:after="120" w:line="276" w:lineRule="auto"/>
        <w:ind w:firstLine="720"/>
        <w:jc w:val="both"/>
        <w:rPr>
          <w:sz w:val="22"/>
          <w:szCs w:val="22"/>
        </w:rPr>
      </w:pPr>
      <w:r>
        <w:rPr>
          <w:sz w:val="22"/>
          <w:szCs w:val="22"/>
        </w:rPr>
        <w:t>Patients rated error/outage frequency at approximately 3.1/5 across all three platforms (where 5 = rarely encounters errors). This neutral-to-negative score indicates regular reliability issues. Multiple respondents described the system as being "out of order" (P48), "not working" (P50), or experiencing "system glitches" (P53). Patient P60 summarized the issue: "System down, uploads don't work, unclear instructions." Stakeholder R7 noted that network availability is a barrier to continuous service delivery.</w:t>
      </w:r>
      <w:r w:rsidR="00E94530">
        <w:rPr>
          <w:sz w:val="22"/>
          <w:szCs w:val="22"/>
        </w:rPr>
        <w:t xml:space="preserve"> in t</w:t>
      </w:r>
      <w:r w:rsidR="005E1DEA" w:rsidRPr="005E1DEA">
        <w:rPr>
          <w:sz w:val="22"/>
          <w:szCs w:val="22"/>
        </w:rPr>
        <w:t>he Sehati booking e-service</w:t>
      </w:r>
      <w:r w:rsidR="00CF7E3E">
        <w:rPr>
          <w:sz w:val="22"/>
          <w:szCs w:val="22"/>
        </w:rPr>
        <w:t>, it</w:t>
      </w:r>
      <w:r w:rsidR="005E1DEA" w:rsidRPr="005E1DEA">
        <w:rPr>
          <w:sz w:val="22"/>
          <w:szCs w:val="22"/>
        </w:rPr>
        <w:t xml:space="preserve"> faces significant reliability issues, as evidenced by frequent system crashes, session timeouts during booking, and inaccurate slot availability that fails to reflect actual clinic schedules.</w:t>
      </w:r>
    </w:p>
    <w:p w14:paraId="67EE4ACF" w14:textId="77777777" w:rsidR="005E1DEA" w:rsidRDefault="005E1DEA" w:rsidP="00B87F87">
      <w:pPr>
        <w:spacing w:after="120" w:line="276" w:lineRule="auto"/>
        <w:jc w:val="both"/>
      </w:pPr>
    </w:p>
    <w:p w14:paraId="7794A737" w14:textId="77777777" w:rsidR="002C2FBB" w:rsidRDefault="001405A1" w:rsidP="00B87F87">
      <w:pPr>
        <w:keepNext/>
        <w:spacing w:before="200"/>
        <w:jc w:val="both"/>
      </w:pPr>
      <w:r>
        <w:rPr>
          <w:noProof/>
        </w:rPr>
        <w:lastRenderedPageBreak/>
        <w:drawing>
          <wp:inline distT="0" distB="0" distL="0" distR="0" wp14:anchorId="2EA0285B" wp14:editId="5138F649">
            <wp:extent cx="5486400" cy="3086100"/>
            <wp:effectExtent l="0" t="0" r="0" b="0"/>
            <wp:docPr id="103" name="ch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hart3.png"/>
                    <pic:cNvPicPr/>
                  </pic:nvPicPr>
                  <pic:blipFill>
                    <a:blip r:embed="rId60"/>
                    <a:stretch>
                      <a:fillRect/>
                    </a:stretch>
                  </pic:blipFill>
                  <pic:spPr>
                    <a:xfrm>
                      <a:off x="0" y="0"/>
                      <a:ext cx="5486400" cy="3086100"/>
                    </a:xfrm>
                    <a:prstGeom prst="rect">
                      <a:avLst/>
                    </a:prstGeom>
                  </pic:spPr>
                </pic:pic>
              </a:graphicData>
            </a:graphic>
          </wp:inline>
        </w:drawing>
      </w:r>
    </w:p>
    <w:p w14:paraId="1E340767" w14:textId="39F3AAB9" w:rsidR="001405A1" w:rsidRPr="002F0A72" w:rsidRDefault="002C2FBB" w:rsidP="001C4749">
      <w:pPr>
        <w:pStyle w:val="Caption"/>
        <w:jc w:val="center"/>
        <w:rPr>
          <w:b/>
          <w:bCs/>
          <w:i w:val="0"/>
          <w:iCs w:val="0"/>
          <w:color w:val="000000" w:themeColor="text1"/>
          <w:sz w:val="22"/>
          <w:szCs w:val="22"/>
        </w:rPr>
      </w:pPr>
      <w:bookmarkStart w:id="73" w:name="_Toc236912942"/>
      <w:r w:rsidRPr="002F0A72">
        <w:rPr>
          <w:b/>
          <w:bCs/>
          <w:i w:val="0"/>
          <w:iCs w:val="0"/>
          <w:color w:val="000000" w:themeColor="text1"/>
          <w:sz w:val="22"/>
          <w:szCs w:val="22"/>
        </w:rPr>
        <w:t xml:space="preserve">Figure </w:t>
      </w:r>
      <w:r w:rsidR="00466AC0" w:rsidRPr="002F0A72">
        <w:rPr>
          <w:b/>
          <w:bCs/>
          <w:i w:val="0"/>
          <w:iCs w:val="0"/>
          <w:color w:val="000000" w:themeColor="text1"/>
          <w:sz w:val="22"/>
          <w:szCs w:val="22"/>
        </w:rPr>
        <w:fldChar w:fldCharType="begin"/>
      </w:r>
      <w:r w:rsidR="00466AC0" w:rsidRPr="002F0A72">
        <w:rPr>
          <w:b/>
          <w:bCs/>
          <w:i w:val="0"/>
          <w:iCs w:val="0"/>
          <w:color w:val="000000" w:themeColor="text1"/>
          <w:sz w:val="22"/>
          <w:szCs w:val="22"/>
        </w:rPr>
        <w:instrText xml:space="preserve"> SEQ Figure \* ARABIC </w:instrText>
      </w:r>
      <w:r w:rsidR="00466AC0" w:rsidRPr="002F0A72">
        <w:rPr>
          <w:b/>
          <w:bCs/>
          <w:i w:val="0"/>
          <w:iCs w:val="0"/>
          <w:color w:val="000000" w:themeColor="text1"/>
          <w:sz w:val="22"/>
          <w:szCs w:val="22"/>
        </w:rPr>
        <w:fldChar w:fldCharType="separate"/>
      </w:r>
      <w:r w:rsidR="00B01C1C" w:rsidRPr="002F0A72">
        <w:rPr>
          <w:b/>
          <w:bCs/>
          <w:i w:val="0"/>
          <w:iCs w:val="0"/>
          <w:noProof/>
          <w:color w:val="000000" w:themeColor="text1"/>
          <w:sz w:val="22"/>
          <w:szCs w:val="22"/>
        </w:rPr>
        <w:t>26</w:t>
      </w:r>
      <w:r w:rsidR="00466AC0" w:rsidRPr="002F0A72">
        <w:rPr>
          <w:b/>
          <w:bCs/>
          <w:i w:val="0"/>
          <w:iCs w:val="0"/>
          <w:color w:val="000000" w:themeColor="text1"/>
          <w:sz w:val="22"/>
          <w:szCs w:val="22"/>
        </w:rPr>
        <w:fldChar w:fldCharType="end"/>
      </w:r>
      <w:r w:rsidRPr="002F0A72">
        <w:rPr>
          <w:b/>
          <w:bCs/>
          <w:i w:val="0"/>
          <w:iCs w:val="0"/>
          <w:color w:val="000000" w:themeColor="text1"/>
          <w:sz w:val="22"/>
          <w:szCs w:val="22"/>
        </w:rPr>
        <w:t>: Error/outage frequency by platform — patient survey (n=74).</w:t>
      </w:r>
      <w:bookmarkEnd w:id="73"/>
    </w:p>
    <w:p w14:paraId="23A07FDA" w14:textId="77777777" w:rsidR="002C2FBB" w:rsidRDefault="002C2FBB" w:rsidP="00B87F87">
      <w:pPr>
        <w:pStyle w:val="Heading2"/>
        <w:spacing w:before="240" w:after="100"/>
        <w:jc w:val="both"/>
      </w:pPr>
    </w:p>
    <w:p w14:paraId="4DC93E5B" w14:textId="03C74669" w:rsidR="00961D6E" w:rsidRPr="00DD4911" w:rsidRDefault="00B428DE" w:rsidP="00B87F87">
      <w:pPr>
        <w:pStyle w:val="Heading2"/>
        <w:spacing w:before="240" w:after="240"/>
        <w:jc w:val="both"/>
        <w:rPr>
          <w:b/>
          <w:bCs/>
          <w:color w:val="auto"/>
          <w:sz w:val="28"/>
          <w:szCs w:val="28"/>
        </w:rPr>
      </w:pPr>
      <w:bookmarkStart w:id="74" w:name="_Toc236913109"/>
      <w:r>
        <w:rPr>
          <w:b/>
          <w:bCs/>
          <w:color w:val="auto"/>
          <w:sz w:val="28"/>
          <w:szCs w:val="28"/>
        </w:rPr>
        <w:t>4</w:t>
      </w:r>
      <w:r w:rsidR="00B94519" w:rsidRPr="00DD4911">
        <w:rPr>
          <w:b/>
          <w:bCs/>
          <w:color w:val="auto"/>
          <w:sz w:val="28"/>
          <w:szCs w:val="28"/>
        </w:rPr>
        <w:t>.3 Accessibility</w:t>
      </w:r>
      <w:bookmarkEnd w:id="74"/>
    </w:p>
    <w:p w14:paraId="2821D473" w14:textId="7A7009FA" w:rsidR="001405A1" w:rsidRDefault="001405A1" w:rsidP="00B87F87">
      <w:pPr>
        <w:spacing w:after="120" w:line="276" w:lineRule="auto"/>
        <w:ind w:firstLine="720"/>
        <w:jc w:val="both"/>
      </w:pPr>
      <w:r>
        <w:rPr>
          <w:sz w:val="22"/>
          <w:szCs w:val="22"/>
        </w:rPr>
        <w:t>Patients rated the adequacy of text size, contrast, and navigation at 3.5/5. Design ease of use was rated 3.4/5. Both scores hover near neutral, suggesting room for improvement</w:t>
      </w:r>
      <w:r w:rsidR="002B3800">
        <w:rPr>
          <w:sz w:val="22"/>
          <w:szCs w:val="22"/>
        </w:rPr>
        <w:t>.</w:t>
      </w:r>
    </w:p>
    <w:p w14:paraId="34E00F6D" w14:textId="77777777" w:rsidR="001405A1" w:rsidRDefault="001405A1" w:rsidP="00B87F87">
      <w:pPr>
        <w:spacing w:after="120" w:line="276" w:lineRule="auto"/>
        <w:ind w:firstLine="720"/>
        <w:jc w:val="both"/>
      </w:pPr>
      <w:r>
        <w:rPr>
          <w:sz w:val="22"/>
          <w:szCs w:val="22"/>
        </w:rPr>
        <w:t xml:space="preserve">The most-requested accessibility features from patients were: simple and clear navigation (68%), screen reader compatibility (49%), larger text size (47%), multilingual support (42%), and high-contrast mode (38%). Stakeholders showed a similar pattern: simple navigation (64%), multilingual support (50%), screen reader support (43%), larger text (36%), and </w:t>
      </w:r>
      <w:proofErr w:type="gramStart"/>
      <w:r>
        <w:rPr>
          <w:sz w:val="22"/>
          <w:szCs w:val="22"/>
        </w:rPr>
        <w:t>high-contrast</w:t>
      </w:r>
      <w:proofErr w:type="gramEnd"/>
      <w:r>
        <w:rPr>
          <w:sz w:val="22"/>
          <w:szCs w:val="22"/>
        </w:rPr>
        <w:t xml:space="preserve"> (29%). Light/dark mode was requested by 10% of patients. 64% of stakeholders said the app should support both light and dark modes.</w:t>
      </w:r>
    </w:p>
    <w:p w14:paraId="12BCA5A9" w14:textId="77777777" w:rsidR="001405A1" w:rsidRDefault="001405A1" w:rsidP="00B87F87">
      <w:pPr>
        <w:spacing w:after="120" w:line="276" w:lineRule="auto"/>
        <w:ind w:firstLine="720"/>
        <w:jc w:val="both"/>
      </w:pPr>
      <w:r>
        <w:rPr>
          <w:sz w:val="22"/>
          <w:szCs w:val="22"/>
        </w:rPr>
        <w:t>Display preference split evenly between grid view/cards (46%), frequently-used-first ordering (46%), and categorized sections (43%). List view was preferred by 30%. This supports a card-based layout with frequency-based ordering — exactly what the proposed Naraak sitemap uses.</w:t>
      </w:r>
    </w:p>
    <w:p w14:paraId="38F3CA8B" w14:textId="77777777" w:rsidR="002C2FBB" w:rsidRDefault="001405A1" w:rsidP="00B87F87">
      <w:pPr>
        <w:keepNext/>
        <w:spacing w:before="200"/>
        <w:jc w:val="both"/>
      </w:pPr>
      <w:r>
        <w:rPr>
          <w:noProof/>
        </w:rPr>
        <w:lastRenderedPageBreak/>
        <w:drawing>
          <wp:inline distT="0" distB="0" distL="0" distR="0" wp14:anchorId="114D3673" wp14:editId="5A2E8AC7">
            <wp:extent cx="5486400" cy="2965621"/>
            <wp:effectExtent l="0" t="0" r="0" b="0"/>
            <wp:docPr id="104" name="ch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hart4.png"/>
                    <pic:cNvPicPr/>
                  </pic:nvPicPr>
                  <pic:blipFill>
                    <a:blip r:embed="rId61"/>
                    <a:stretch>
                      <a:fillRect/>
                    </a:stretch>
                  </pic:blipFill>
                  <pic:spPr>
                    <a:xfrm>
                      <a:off x="0" y="0"/>
                      <a:ext cx="5486400" cy="2965621"/>
                    </a:xfrm>
                    <a:prstGeom prst="rect">
                      <a:avLst/>
                    </a:prstGeom>
                  </pic:spPr>
                </pic:pic>
              </a:graphicData>
            </a:graphic>
          </wp:inline>
        </w:drawing>
      </w:r>
    </w:p>
    <w:p w14:paraId="6A2C0ECC" w14:textId="4190FA4A" w:rsidR="001405A1" w:rsidRPr="00135209" w:rsidRDefault="002C2FBB" w:rsidP="001C4749">
      <w:pPr>
        <w:pStyle w:val="Caption"/>
        <w:jc w:val="center"/>
        <w:rPr>
          <w:b/>
          <w:bCs/>
          <w:i w:val="0"/>
          <w:iCs w:val="0"/>
          <w:color w:val="000000" w:themeColor="text1"/>
          <w:sz w:val="22"/>
          <w:szCs w:val="22"/>
        </w:rPr>
      </w:pPr>
      <w:bookmarkStart w:id="75" w:name="_Toc236912943"/>
      <w:r w:rsidRPr="00135209">
        <w:rPr>
          <w:b/>
          <w:bCs/>
          <w:i w:val="0"/>
          <w:iCs w:val="0"/>
          <w:color w:val="000000" w:themeColor="text1"/>
          <w:sz w:val="22"/>
          <w:szCs w:val="22"/>
        </w:rPr>
        <w:t xml:space="preserve">Figure </w:t>
      </w:r>
      <w:r w:rsidR="00466AC0" w:rsidRPr="00135209">
        <w:rPr>
          <w:b/>
          <w:bCs/>
          <w:i w:val="0"/>
          <w:iCs w:val="0"/>
          <w:color w:val="000000" w:themeColor="text1"/>
          <w:sz w:val="22"/>
          <w:szCs w:val="22"/>
        </w:rPr>
        <w:fldChar w:fldCharType="begin"/>
      </w:r>
      <w:r w:rsidR="00466AC0" w:rsidRPr="00135209">
        <w:rPr>
          <w:b/>
          <w:bCs/>
          <w:i w:val="0"/>
          <w:iCs w:val="0"/>
          <w:color w:val="000000" w:themeColor="text1"/>
          <w:sz w:val="22"/>
          <w:szCs w:val="22"/>
        </w:rPr>
        <w:instrText xml:space="preserve"> SEQ Figure \* ARABIC </w:instrText>
      </w:r>
      <w:r w:rsidR="00466AC0" w:rsidRPr="00135209">
        <w:rPr>
          <w:b/>
          <w:bCs/>
          <w:i w:val="0"/>
          <w:iCs w:val="0"/>
          <w:color w:val="000000" w:themeColor="text1"/>
          <w:sz w:val="22"/>
          <w:szCs w:val="22"/>
        </w:rPr>
        <w:fldChar w:fldCharType="separate"/>
      </w:r>
      <w:r w:rsidR="00B01C1C" w:rsidRPr="00135209">
        <w:rPr>
          <w:b/>
          <w:bCs/>
          <w:i w:val="0"/>
          <w:iCs w:val="0"/>
          <w:noProof/>
          <w:color w:val="000000" w:themeColor="text1"/>
          <w:sz w:val="22"/>
          <w:szCs w:val="22"/>
        </w:rPr>
        <w:t>27</w:t>
      </w:r>
      <w:r w:rsidR="00466AC0" w:rsidRPr="00135209">
        <w:rPr>
          <w:b/>
          <w:bCs/>
          <w:i w:val="0"/>
          <w:iCs w:val="0"/>
          <w:color w:val="000000" w:themeColor="text1"/>
          <w:sz w:val="22"/>
          <w:szCs w:val="22"/>
        </w:rPr>
        <w:fldChar w:fldCharType="end"/>
      </w:r>
      <w:r w:rsidRPr="00135209">
        <w:rPr>
          <w:b/>
          <w:bCs/>
          <w:i w:val="0"/>
          <w:iCs w:val="0"/>
          <w:color w:val="000000" w:themeColor="text1"/>
          <w:sz w:val="22"/>
          <w:szCs w:val="22"/>
        </w:rPr>
        <w:t>: Requested accessibility features — patients vs. stakeholders.</w:t>
      </w:r>
      <w:bookmarkEnd w:id="75"/>
    </w:p>
    <w:p w14:paraId="582A26A5" w14:textId="77777777" w:rsidR="002C2FBB" w:rsidRDefault="002C2FBB" w:rsidP="00B87F87">
      <w:pPr>
        <w:spacing w:before="60" w:after="200"/>
        <w:jc w:val="both"/>
      </w:pPr>
    </w:p>
    <w:p w14:paraId="4907B735" w14:textId="77777777" w:rsidR="002C2FBB" w:rsidRDefault="001405A1" w:rsidP="00B87F87">
      <w:pPr>
        <w:keepNext/>
        <w:spacing w:before="200"/>
        <w:jc w:val="both"/>
      </w:pPr>
      <w:r>
        <w:rPr>
          <w:noProof/>
        </w:rPr>
        <w:drawing>
          <wp:inline distT="0" distB="0" distL="0" distR="0" wp14:anchorId="468EEC8E" wp14:editId="7415CB84">
            <wp:extent cx="5486400" cy="3086100"/>
            <wp:effectExtent l="0" t="0" r="0" b="0"/>
            <wp:docPr id="105" name="ch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hart5.png"/>
                    <pic:cNvPicPr/>
                  </pic:nvPicPr>
                  <pic:blipFill>
                    <a:blip r:embed="rId62"/>
                    <a:stretch>
                      <a:fillRect/>
                    </a:stretch>
                  </pic:blipFill>
                  <pic:spPr>
                    <a:xfrm>
                      <a:off x="0" y="0"/>
                      <a:ext cx="5486400" cy="3086100"/>
                    </a:xfrm>
                    <a:prstGeom prst="rect">
                      <a:avLst/>
                    </a:prstGeom>
                  </pic:spPr>
                </pic:pic>
              </a:graphicData>
            </a:graphic>
          </wp:inline>
        </w:drawing>
      </w:r>
    </w:p>
    <w:p w14:paraId="27136051" w14:textId="70297B21" w:rsidR="002C2FBB" w:rsidRPr="00135209" w:rsidRDefault="002C2FBB" w:rsidP="001C4749">
      <w:pPr>
        <w:pStyle w:val="Caption"/>
        <w:jc w:val="center"/>
        <w:rPr>
          <w:b/>
          <w:bCs/>
          <w:i w:val="0"/>
          <w:iCs w:val="0"/>
          <w:color w:val="000000" w:themeColor="text1"/>
          <w:sz w:val="22"/>
          <w:szCs w:val="22"/>
        </w:rPr>
      </w:pPr>
      <w:bookmarkStart w:id="76" w:name="_Toc236912944"/>
      <w:r w:rsidRPr="00135209">
        <w:rPr>
          <w:b/>
          <w:bCs/>
          <w:i w:val="0"/>
          <w:iCs w:val="0"/>
          <w:color w:val="000000" w:themeColor="text1"/>
          <w:sz w:val="22"/>
          <w:szCs w:val="22"/>
        </w:rPr>
        <w:t xml:space="preserve">Figure </w:t>
      </w:r>
      <w:r w:rsidR="00466AC0" w:rsidRPr="00135209">
        <w:rPr>
          <w:b/>
          <w:bCs/>
          <w:i w:val="0"/>
          <w:iCs w:val="0"/>
          <w:color w:val="000000" w:themeColor="text1"/>
          <w:sz w:val="22"/>
          <w:szCs w:val="22"/>
        </w:rPr>
        <w:fldChar w:fldCharType="begin"/>
      </w:r>
      <w:r w:rsidR="00466AC0" w:rsidRPr="00135209">
        <w:rPr>
          <w:b/>
          <w:bCs/>
          <w:i w:val="0"/>
          <w:iCs w:val="0"/>
          <w:color w:val="000000" w:themeColor="text1"/>
          <w:sz w:val="22"/>
          <w:szCs w:val="22"/>
        </w:rPr>
        <w:instrText xml:space="preserve"> SEQ Figure \* ARABIC </w:instrText>
      </w:r>
      <w:r w:rsidR="00466AC0" w:rsidRPr="00135209">
        <w:rPr>
          <w:b/>
          <w:bCs/>
          <w:i w:val="0"/>
          <w:iCs w:val="0"/>
          <w:color w:val="000000" w:themeColor="text1"/>
          <w:sz w:val="22"/>
          <w:szCs w:val="22"/>
        </w:rPr>
        <w:fldChar w:fldCharType="separate"/>
      </w:r>
      <w:r w:rsidR="00B01C1C" w:rsidRPr="00135209">
        <w:rPr>
          <w:b/>
          <w:bCs/>
          <w:i w:val="0"/>
          <w:iCs w:val="0"/>
          <w:noProof/>
          <w:color w:val="000000" w:themeColor="text1"/>
          <w:sz w:val="22"/>
          <w:szCs w:val="22"/>
        </w:rPr>
        <w:t>28</w:t>
      </w:r>
      <w:r w:rsidR="00466AC0" w:rsidRPr="00135209">
        <w:rPr>
          <w:b/>
          <w:bCs/>
          <w:i w:val="0"/>
          <w:iCs w:val="0"/>
          <w:color w:val="000000" w:themeColor="text1"/>
          <w:sz w:val="22"/>
          <w:szCs w:val="22"/>
        </w:rPr>
        <w:fldChar w:fldCharType="end"/>
      </w:r>
      <w:r w:rsidRPr="00135209">
        <w:rPr>
          <w:b/>
          <w:bCs/>
          <w:i w:val="0"/>
          <w:iCs w:val="0"/>
          <w:color w:val="000000" w:themeColor="text1"/>
          <w:sz w:val="22"/>
          <w:szCs w:val="22"/>
        </w:rPr>
        <w:t>: Preferred display layout for PHC services — patient survey (n=74).</w:t>
      </w:r>
      <w:bookmarkEnd w:id="76"/>
    </w:p>
    <w:p w14:paraId="4DC93E5D" w14:textId="7C7035EE" w:rsidR="00961D6E" w:rsidRPr="00135209" w:rsidRDefault="00B428DE" w:rsidP="00B87F87">
      <w:pPr>
        <w:pStyle w:val="Heading2"/>
        <w:spacing w:before="240" w:after="240"/>
        <w:jc w:val="both"/>
        <w:rPr>
          <w:b/>
          <w:bCs/>
          <w:color w:val="auto"/>
          <w:sz w:val="28"/>
          <w:szCs w:val="28"/>
        </w:rPr>
      </w:pPr>
      <w:bookmarkStart w:id="77" w:name="_Toc236913110"/>
      <w:r>
        <w:rPr>
          <w:b/>
          <w:bCs/>
          <w:color w:val="auto"/>
          <w:sz w:val="28"/>
          <w:szCs w:val="28"/>
        </w:rPr>
        <w:t>4</w:t>
      </w:r>
      <w:r w:rsidR="00B94519" w:rsidRPr="00135209">
        <w:rPr>
          <w:b/>
          <w:bCs/>
          <w:color w:val="auto"/>
          <w:sz w:val="28"/>
          <w:szCs w:val="28"/>
        </w:rPr>
        <w:t>.4 Localization</w:t>
      </w:r>
      <w:bookmarkEnd w:id="77"/>
    </w:p>
    <w:p w14:paraId="14E62BE7" w14:textId="77777777" w:rsidR="001405A1" w:rsidRDefault="001405A1" w:rsidP="00B87F87">
      <w:pPr>
        <w:spacing w:after="120" w:line="276" w:lineRule="auto"/>
        <w:ind w:firstLine="720"/>
        <w:jc w:val="both"/>
      </w:pPr>
      <w:r>
        <w:rPr>
          <w:sz w:val="22"/>
          <w:szCs w:val="22"/>
        </w:rPr>
        <w:t>42% of patients and 50% of stakeholders requested multilingual support. One patient (P57) specifically noted the absence of translations for tele-appointment instructions. Another (P45) reported Arabic text with spelling errors and unclear phrasing. The Naraak platform must support full Arabic and English with proper RTL layout, as specified in SRS-NFR-007.</w:t>
      </w:r>
    </w:p>
    <w:p w14:paraId="4DC93E5F" w14:textId="4C8C9C05" w:rsidR="00961D6E" w:rsidRPr="00135209" w:rsidRDefault="00B428DE" w:rsidP="00B87F87">
      <w:pPr>
        <w:pStyle w:val="Heading2"/>
        <w:spacing w:before="240" w:after="240"/>
        <w:jc w:val="both"/>
        <w:rPr>
          <w:b/>
          <w:bCs/>
          <w:color w:val="auto"/>
          <w:sz w:val="28"/>
          <w:szCs w:val="28"/>
        </w:rPr>
      </w:pPr>
      <w:bookmarkStart w:id="78" w:name="_Toc236913111"/>
      <w:r>
        <w:rPr>
          <w:b/>
          <w:bCs/>
          <w:color w:val="auto"/>
          <w:sz w:val="28"/>
          <w:szCs w:val="28"/>
        </w:rPr>
        <w:t>4</w:t>
      </w:r>
      <w:r w:rsidR="00B94519" w:rsidRPr="00135209">
        <w:rPr>
          <w:b/>
          <w:bCs/>
          <w:color w:val="auto"/>
          <w:sz w:val="28"/>
          <w:szCs w:val="28"/>
        </w:rPr>
        <w:t>.5 Security &amp; Privacy Perception</w:t>
      </w:r>
      <w:bookmarkEnd w:id="78"/>
    </w:p>
    <w:p w14:paraId="05FE28E3" w14:textId="77777777" w:rsidR="00BB70F6" w:rsidRDefault="00F32C3E" w:rsidP="00B87F87">
      <w:pPr>
        <w:ind w:firstLine="720"/>
        <w:jc w:val="both"/>
        <w:rPr>
          <w:sz w:val="22"/>
          <w:szCs w:val="22"/>
        </w:rPr>
      </w:pPr>
      <w:r w:rsidRPr="00F32C3E">
        <w:rPr>
          <w:sz w:val="22"/>
          <w:szCs w:val="22"/>
        </w:rPr>
        <w:t xml:space="preserve">No patients or stakeholders raised unprompted data security concerns in the open-ended questions. However, the survey did not include a direct trust question, so the absence of complaints </w:t>
      </w:r>
      <w:r w:rsidRPr="00F32C3E">
        <w:rPr>
          <w:sz w:val="22"/>
          <w:szCs w:val="22"/>
        </w:rPr>
        <w:lastRenderedPageBreak/>
        <w:t xml:space="preserve">should not be interpreted as confirmed confidence. The eKey authentication requirement (SRS-EKY-001) and encryption requirements (SRS-NFR-001) provide the security foundation. </w:t>
      </w:r>
    </w:p>
    <w:p w14:paraId="5FEFA270" w14:textId="77777777" w:rsidR="0015232F" w:rsidRDefault="0015232F" w:rsidP="00B87F87">
      <w:pPr>
        <w:ind w:firstLine="720"/>
        <w:jc w:val="both"/>
        <w:rPr>
          <w:sz w:val="22"/>
          <w:szCs w:val="22"/>
        </w:rPr>
      </w:pPr>
    </w:p>
    <w:p w14:paraId="291CB459" w14:textId="2229B3CC" w:rsidR="00F32C3E" w:rsidRPr="00F32C3E" w:rsidRDefault="00BB70F6" w:rsidP="00B87F87">
      <w:pPr>
        <w:ind w:firstLine="720"/>
        <w:jc w:val="both"/>
        <w:rPr>
          <w:b/>
          <w:bCs/>
          <w:i/>
          <w:iCs/>
        </w:rPr>
      </w:pPr>
      <w:r w:rsidRPr="00BB70F6">
        <w:rPr>
          <w:i/>
          <w:iCs/>
          <w:sz w:val="22"/>
          <w:szCs w:val="22"/>
        </w:rPr>
        <w:t>Note:</w:t>
      </w:r>
      <w:r>
        <w:rPr>
          <w:sz w:val="22"/>
          <w:szCs w:val="22"/>
        </w:rPr>
        <w:t xml:space="preserve"> </w:t>
      </w:r>
      <w:r w:rsidR="00F32C3E" w:rsidRPr="00F32C3E">
        <w:rPr>
          <w:i/>
          <w:iCs/>
        </w:rPr>
        <w:t>The implementation of these security mechanisms, including authentication handling and data encryption, is considered a backend responsibility and is assumed to be addressed within the backend system design and implementation.</w:t>
      </w:r>
    </w:p>
    <w:p w14:paraId="4DC93E61" w14:textId="422E0664" w:rsidR="00961D6E" w:rsidRPr="0054434C" w:rsidRDefault="00B428DE" w:rsidP="00B87F87">
      <w:pPr>
        <w:pStyle w:val="Heading2"/>
        <w:spacing w:before="240" w:after="240"/>
        <w:jc w:val="both"/>
        <w:rPr>
          <w:b/>
          <w:bCs/>
          <w:color w:val="auto"/>
          <w:sz w:val="28"/>
          <w:szCs w:val="28"/>
        </w:rPr>
      </w:pPr>
      <w:bookmarkStart w:id="79" w:name="_Toc236913112"/>
      <w:r>
        <w:rPr>
          <w:b/>
          <w:bCs/>
          <w:color w:val="auto"/>
          <w:sz w:val="28"/>
          <w:szCs w:val="28"/>
        </w:rPr>
        <w:t>4</w:t>
      </w:r>
      <w:r w:rsidR="00B94519" w:rsidRPr="0054434C">
        <w:rPr>
          <w:b/>
          <w:bCs/>
          <w:color w:val="auto"/>
          <w:sz w:val="28"/>
          <w:szCs w:val="28"/>
        </w:rPr>
        <w:t>.6 Platform-Level Features</w:t>
      </w:r>
      <w:bookmarkEnd w:id="79"/>
    </w:p>
    <w:p w14:paraId="38F3058F" w14:textId="77777777" w:rsidR="001405A1" w:rsidRDefault="001405A1" w:rsidP="00B87F87">
      <w:pPr>
        <w:spacing w:after="120" w:line="276" w:lineRule="auto"/>
        <w:ind w:firstLine="720"/>
        <w:jc w:val="both"/>
      </w:pPr>
      <w:r>
        <w:rPr>
          <w:sz w:val="22"/>
          <w:szCs w:val="22"/>
        </w:rPr>
        <w:t>eKey login: No specific complaints about eKey authentication were raised, though one stakeholder (R4) noted that services depending on external systems need seamless integration. Family management: One patient (P45) described being unable to find a grandmother's record through CPR lookup despite entering the correct ID — suggesting family member linking has gaps (SRS-FAM-001). Feedback: Stakeholder R12 recommended adding post-service satisfaction surveys. One patient specifically requested in-app customer support for when issues arise. Settings: 64% of stakeholders supported both light and dark mode support.</w:t>
      </w:r>
    </w:p>
    <w:p w14:paraId="5E2908D4" w14:textId="01FA667C" w:rsidR="001405A1" w:rsidRPr="00A04197" w:rsidRDefault="00B428DE" w:rsidP="00B87F87">
      <w:pPr>
        <w:pStyle w:val="Heading2"/>
        <w:spacing w:before="240" w:after="240"/>
        <w:jc w:val="both"/>
        <w:rPr>
          <w:b/>
          <w:bCs/>
          <w:color w:val="auto"/>
          <w:sz w:val="28"/>
          <w:szCs w:val="28"/>
        </w:rPr>
      </w:pPr>
      <w:bookmarkStart w:id="80" w:name="_Toc236913113"/>
      <w:r>
        <w:rPr>
          <w:b/>
          <w:bCs/>
          <w:color w:val="auto"/>
          <w:sz w:val="28"/>
          <w:szCs w:val="28"/>
        </w:rPr>
        <w:t>4</w:t>
      </w:r>
      <w:r w:rsidR="001405A1" w:rsidRPr="00A04197">
        <w:rPr>
          <w:b/>
          <w:bCs/>
          <w:color w:val="auto"/>
          <w:sz w:val="28"/>
          <w:szCs w:val="28"/>
        </w:rPr>
        <w:t>.7 Non-Functional Requirements Not Surfaced in Phase 1</w:t>
      </w:r>
      <w:bookmarkEnd w:id="80"/>
    </w:p>
    <w:p w14:paraId="67448A99" w14:textId="6344923E" w:rsidR="001405A1" w:rsidRPr="005B3B6D" w:rsidRDefault="001405A1" w:rsidP="00B87F87">
      <w:pPr>
        <w:spacing w:after="120" w:line="276" w:lineRule="auto"/>
        <w:ind w:firstLine="720"/>
        <w:jc w:val="both"/>
        <w:rPr>
          <w:sz w:val="22"/>
          <w:szCs w:val="22"/>
        </w:rPr>
      </w:pPr>
      <w:r>
        <w:rPr>
          <w:sz w:val="22"/>
          <w:szCs w:val="22"/>
        </w:rPr>
        <w:t>Two of the eight non-functional requirements in the source requirements list were not evidenced by Phase 1 data: SRS-NFR-006 (Compatibility across mobile OS versions and browsers) and SRS-NFR-008 (Legal &amp; Ethical / MOH data-protection compliance). Neither the patient survey, the stakeholder interviews, nor the heuristic review surfaced complaints or observations in these areas</w:t>
      </w:r>
      <w:r w:rsidR="00BA2B91">
        <w:rPr>
          <w:sz w:val="22"/>
          <w:szCs w:val="22"/>
        </w:rPr>
        <w:t xml:space="preserve"> as</w:t>
      </w:r>
      <w:r>
        <w:rPr>
          <w:sz w:val="22"/>
          <w:szCs w:val="22"/>
        </w:rPr>
        <w:t xml:space="preserve"> compatibility and compliance are typically validated </w:t>
      </w:r>
      <w:r w:rsidRPr="005B3B6D">
        <w:rPr>
          <w:sz w:val="22"/>
          <w:szCs w:val="22"/>
        </w:rPr>
        <w:t>through technical testing and legal review rather than end-user feedback, and both remain in scope for Phase 2 and the SRS regardless of this gap.</w:t>
      </w:r>
    </w:p>
    <w:p w14:paraId="4E332C6F" w14:textId="77777777" w:rsidR="00A94EC4" w:rsidRDefault="00A94EC4" w:rsidP="00B87F87">
      <w:pPr>
        <w:spacing w:after="120" w:line="276" w:lineRule="auto"/>
        <w:jc w:val="both"/>
      </w:pPr>
    </w:p>
    <w:p w14:paraId="07C70961" w14:textId="1F38A2CE" w:rsidR="00A04197" w:rsidRPr="00A04197" w:rsidRDefault="00B428DE" w:rsidP="001C4749">
      <w:pPr>
        <w:pStyle w:val="Heading1"/>
        <w:spacing w:before="240" w:after="240"/>
        <w:jc w:val="center"/>
        <w:rPr>
          <w:b/>
          <w:bCs/>
          <w:color w:val="auto"/>
        </w:rPr>
      </w:pPr>
      <w:bookmarkStart w:id="81" w:name="_Toc236913114"/>
      <w:r>
        <w:rPr>
          <w:b/>
          <w:bCs/>
          <w:color w:val="auto"/>
        </w:rPr>
        <w:t>5</w:t>
      </w:r>
      <w:r w:rsidR="00B94519" w:rsidRPr="00A04197">
        <w:rPr>
          <w:b/>
          <w:bCs/>
          <w:color w:val="auto"/>
        </w:rPr>
        <w:t>. Prioritized Pain Point Summary</w:t>
      </w:r>
      <w:bookmarkEnd w:id="81"/>
    </w:p>
    <w:p w14:paraId="4DC93E65" w14:textId="77777777" w:rsidR="00961D6E" w:rsidRDefault="00B94519" w:rsidP="00B87F87">
      <w:pPr>
        <w:spacing w:after="120" w:line="276" w:lineRule="auto"/>
        <w:ind w:firstLine="720"/>
        <w:jc w:val="both"/>
      </w:pPr>
      <w:r>
        <w:rPr>
          <w:sz w:val="22"/>
          <w:szCs w:val="22"/>
        </w:rPr>
        <w:t>Consolidated across all services and ranked by severity, frequency, and impact. This table is the primary reference for Phase 2 prioritization.</w:t>
      </w:r>
    </w:p>
    <w:tbl>
      <w:tblPr>
        <w:tblW w:w="9815" w:type="dxa"/>
        <w:tblInd w:w="-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1620"/>
        <w:gridCol w:w="4410"/>
        <w:gridCol w:w="833"/>
        <w:gridCol w:w="1417"/>
        <w:gridCol w:w="905"/>
      </w:tblGrid>
      <w:tr w:rsidR="001405A1" w14:paraId="15AA8291" w14:textId="77777777" w:rsidTr="00B02093">
        <w:tc>
          <w:tcPr>
            <w:tcW w:w="630" w:type="dxa"/>
            <w:shd w:val="clear" w:color="auto" w:fill="1F3864"/>
          </w:tcPr>
          <w:p w14:paraId="7347A003" w14:textId="77777777" w:rsidR="001405A1" w:rsidRPr="00A04197" w:rsidRDefault="001405A1" w:rsidP="00B87F87">
            <w:pPr>
              <w:jc w:val="both"/>
            </w:pPr>
            <w:r w:rsidRPr="00A04197">
              <w:rPr>
                <w:b/>
                <w:bCs/>
                <w:color w:val="FFFFFF"/>
              </w:rPr>
              <w:t>Rank</w:t>
            </w:r>
          </w:p>
        </w:tc>
        <w:tc>
          <w:tcPr>
            <w:tcW w:w="1620" w:type="dxa"/>
            <w:shd w:val="clear" w:color="auto" w:fill="1F3864"/>
          </w:tcPr>
          <w:p w14:paraId="1DD29518" w14:textId="77777777" w:rsidR="001405A1" w:rsidRPr="00A04197" w:rsidRDefault="001405A1" w:rsidP="00B87F87">
            <w:pPr>
              <w:jc w:val="both"/>
            </w:pPr>
            <w:r w:rsidRPr="00A04197">
              <w:rPr>
                <w:b/>
                <w:bCs/>
                <w:color w:val="FFFFFF"/>
              </w:rPr>
              <w:t>Service</w:t>
            </w:r>
          </w:p>
        </w:tc>
        <w:tc>
          <w:tcPr>
            <w:tcW w:w="4410" w:type="dxa"/>
            <w:shd w:val="clear" w:color="auto" w:fill="1F3864"/>
          </w:tcPr>
          <w:p w14:paraId="32AE72E4" w14:textId="77777777" w:rsidR="001405A1" w:rsidRPr="00A04197" w:rsidRDefault="001405A1" w:rsidP="00B87F87">
            <w:pPr>
              <w:jc w:val="both"/>
            </w:pPr>
            <w:r w:rsidRPr="00A04197">
              <w:rPr>
                <w:b/>
                <w:bCs/>
                <w:color w:val="FFFFFF"/>
              </w:rPr>
              <w:t>Pain Point</w:t>
            </w:r>
          </w:p>
        </w:tc>
        <w:tc>
          <w:tcPr>
            <w:tcW w:w="833" w:type="dxa"/>
            <w:shd w:val="clear" w:color="auto" w:fill="1F3864"/>
          </w:tcPr>
          <w:p w14:paraId="697A5F01" w14:textId="77777777" w:rsidR="001405A1" w:rsidRPr="00A04197" w:rsidRDefault="001405A1" w:rsidP="00B87F87">
            <w:pPr>
              <w:jc w:val="both"/>
            </w:pPr>
            <w:r w:rsidRPr="00A04197">
              <w:rPr>
                <w:b/>
                <w:bCs/>
                <w:color w:val="FFFFFF"/>
              </w:rPr>
              <w:t>Severity</w:t>
            </w:r>
          </w:p>
        </w:tc>
        <w:tc>
          <w:tcPr>
            <w:tcW w:w="1417" w:type="dxa"/>
            <w:shd w:val="clear" w:color="auto" w:fill="1F3864"/>
          </w:tcPr>
          <w:p w14:paraId="169BA2D3" w14:textId="77777777" w:rsidR="001405A1" w:rsidRPr="00A04197" w:rsidRDefault="001405A1" w:rsidP="00B87F87">
            <w:pPr>
              <w:jc w:val="both"/>
            </w:pPr>
            <w:r w:rsidRPr="00A04197">
              <w:rPr>
                <w:b/>
                <w:bCs/>
                <w:color w:val="FFFFFF"/>
              </w:rPr>
              <w:t>Frequency</w:t>
            </w:r>
          </w:p>
        </w:tc>
        <w:tc>
          <w:tcPr>
            <w:tcW w:w="905" w:type="dxa"/>
            <w:shd w:val="clear" w:color="auto" w:fill="1F3864"/>
          </w:tcPr>
          <w:p w14:paraId="6BC23CFC" w14:textId="77777777" w:rsidR="001405A1" w:rsidRPr="00A04197" w:rsidRDefault="001405A1" w:rsidP="00B87F87">
            <w:pPr>
              <w:jc w:val="both"/>
            </w:pPr>
            <w:r w:rsidRPr="00A04197">
              <w:rPr>
                <w:b/>
                <w:bCs/>
                <w:color w:val="FFFFFF"/>
              </w:rPr>
              <w:t>Impact</w:t>
            </w:r>
          </w:p>
        </w:tc>
      </w:tr>
      <w:tr w:rsidR="001405A1" w14:paraId="46E4660C" w14:textId="77777777" w:rsidTr="00B02093">
        <w:tc>
          <w:tcPr>
            <w:tcW w:w="630" w:type="dxa"/>
          </w:tcPr>
          <w:p w14:paraId="495FA142" w14:textId="77777777" w:rsidR="001405A1" w:rsidRPr="00A04197" w:rsidRDefault="001405A1" w:rsidP="00B87F87">
            <w:pPr>
              <w:spacing w:after="40"/>
              <w:jc w:val="both"/>
            </w:pPr>
            <w:r w:rsidRPr="00A04197">
              <w:t>1</w:t>
            </w:r>
          </w:p>
        </w:tc>
        <w:tc>
          <w:tcPr>
            <w:tcW w:w="1620" w:type="dxa"/>
          </w:tcPr>
          <w:p w14:paraId="74BA3DBC" w14:textId="77777777" w:rsidR="001405A1" w:rsidRPr="00A04197" w:rsidRDefault="001405A1" w:rsidP="00B87F87">
            <w:pPr>
              <w:spacing w:after="40"/>
              <w:jc w:val="both"/>
            </w:pPr>
            <w:r w:rsidRPr="00A04197">
              <w:t>Booking</w:t>
            </w:r>
          </w:p>
        </w:tc>
        <w:tc>
          <w:tcPr>
            <w:tcW w:w="4410" w:type="dxa"/>
          </w:tcPr>
          <w:p w14:paraId="27DF508E" w14:textId="77777777" w:rsidR="001405A1" w:rsidRPr="00A04197" w:rsidRDefault="001405A1" w:rsidP="00B87F87">
            <w:pPr>
              <w:spacing w:after="40"/>
              <w:jc w:val="both"/>
            </w:pPr>
            <w:r w:rsidRPr="00A04197">
              <w:t>Slots shown as unavailable while centers are not at capacity</w:t>
            </w:r>
          </w:p>
        </w:tc>
        <w:tc>
          <w:tcPr>
            <w:tcW w:w="833" w:type="dxa"/>
          </w:tcPr>
          <w:p w14:paraId="3D2229C8" w14:textId="77777777" w:rsidR="001405A1" w:rsidRPr="00A04197" w:rsidRDefault="001405A1" w:rsidP="00B87F87">
            <w:pPr>
              <w:spacing w:after="40"/>
              <w:jc w:val="both"/>
            </w:pPr>
            <w:r w:rsidRPr="00A04197">
              <w:t>H</w:t>
            </w:r>
          </w:p>
        </w:tc>
        <w:tc>
          <w:tcPr>
            <w:tcW w:w="1417" w:type="dxa"/>
          </w:tcPr>
          <w:p w14:paraId="62A9C175" w14:textId="77777777" w:rsidR="001405A1" w:rsidRPr="00A04197" w:rsidRDefault="001405A1" w:rsidP="00B87F87">
            <w:pPr>
              <w:spacing w:after="40"/>
              <w:jc w:val="both"/>
            </w:pPr>
            <w:r w:rsidRPr="00A04197">
              <w:t>~30 patients</w:t>
            </w:r>
          </w:p>
        </w:tc>
        <w:tc>
          <w:tcPr>
            <w:tcW w:w="905" w:type="dxa"/>
          </w:tcPr>
          <w:p w14:paraId="256FA39C" w14:textId="77777777" w:rsidR="001405A1" w:rsidRPr="00A04197" w:rsidRDefault="001405A1" w:rsidP="00B87F87">
            <w:pPr>
              <w:spacing w:after="40"/>
              <w:jc w:val="both"/>
            </w:pPr>
            <w:r w:rsidRPr="00A04197">
              <w:t>Critical</w:t>
            </w:r>
          </w:p>
        </w:tc>
      </w:tr>
      <w:tr w:rsidR="001405A1" w14:paraId="7B694B02" w14:textId="77777777" w:rsidTr="00B02093">
        <w:tc>
          <w:tcPr>
            <w:tcW w:w="630" w:type="dxa"/>
          </w:tcPr>
          <w:p w14:paraId="432BB40C" w14:textId="77777777" w:rsidR="001405A1" w:rsidRPr="00A04197" w:rsidRDefault="001405A1" w:rsidP="00B87F87">
            <w:pPr>
              <w:spacing w:after="40"/>
              <w:jc w:val="both"/>
            </w:pPr>
            <w:r w:rsidRPr="00A04197">
              <w:t>2</w:t>
            </w:r>
          </w:p>
        </w:tc>
        <w:tc>
          <w:tcPr>
            <w:tcW w:w="1620" w:type="dxa"/>
          </w:tcPr>
          <w:p w14:paraId="7EA71A74" w14:textId="77777777" w:rsidR="001405A1" w:rsidRPr="00A04197" w:rsidRDefault="001405A1" w:rsidP="00B87F87">
            <w:pPr>
              <w:spacing w:after="40"/>
              <w:jc w:val="both"/>
            </w:pPr>
            <w:r w:rsidRPr="00A04197">
              <w:t>Booking</w:t>
            </w:r>
          </w:p>
        </w:tc>
        <w:tc>
          <w:tcPr>
            <w:tcW w:w="4410" w:type="dxa"/>
          </w:tcPr>
          <w:p w14:paraId="6BAEDC22" w14:textId="77777777" w:rsidR="001405A1" w:rsidRPr="00A04197" w:rsidRDefault="001405A1" w:rsidP="00B87F87">
            <w:pPr>
              <w:spacing w:after="40"/>
              <w:jc w:val="both"/>
            </w:pPr>
            <w:r w:rsidRPr="00A04197">
              <w:t>Doctor-first flow blocks users who want earliest slot</w:t>
            </w:r>
          </w:p>
        </w:tc>
        <w:tc>
          <w:tcPr>
            <w:tcW w:w="833" w:type="dxa"/>
          </w:tcPr>
          <w:p w14:paraId="2E3FF844" w14:textId="77777777" w:rsidR="001405A1" w:rsidRPr="00A04197" w:rsidRDefault="001405A1" w:rsidP="00B87F87">
            <w:pPr>
              <w:spacing w:after="40"/>
              <w:jc w:val="both"/>
            </w:pPr>
            <w:r w:rsidRPr="00A04197">
              <w:t>H</w:t>
            </w:r>
          </w:p>
        </w:tc>
        <w:tc>
          <w:tcPr>
            <w:tcW w:w="1417" w:type="dxa"/>
          </w:tcPr>
          <w:p w14:paraId="6724228A" w14:textId="77777777" w:rsidR="001405A1" w:rsidRPr="00A04197" w:rsidRDefault="001405A1" w:rsidP="00B87F87">
            <w:pPr>
              <w:spacing w:after="40"/>
              <w:jc w:val="both"/>
            </w:pPr>
            <w:r w:rsidRPr="00A04197">
              <w:t>48/74 (65%)</w:t>
            </w:r>
          </w:p>
        </w:tc>
        <w:tc>
          <w:tcPr>
            <w:tcW w:w="905" w:type="dxa"/>
          </w:tcPr>
          <w:p w14:paraId="704E002A" w14:textId="77777777" w:rsidR="001405A1" w:rsidRPr="00A04197" w:rsidRDefault="001405A1" w:rsidP="00B87F87">
            <w:pPr>
              <w:spacing w:after="40"/>
              <w:jc w:val="both"/>
            </w:pPr>
            <w:r w:rsidRPr="00A04197">
              <w:t>Critical</w:t>
            </w:r>
          </w:p>
        </w:tc>
      </w:tr>
      <w:tr w:rsidR="001405A1" w14:paraId="19F9BD9C" w14:textId="77777777" w:rsidTr="00B02093">
        <w:tc>
          <w:tcPr>
            <w:tcW w:w="630" w:type="dxa"/>
          </w:tcPr>
          <w:p w14:paraId="116F8065" w14:textId="77777777" w:rsidR="001405A1" w:rsidRPr="00A04197" w:rsidRDefault="001405A1" w:rsidP="00B87F87">
            <w:pPr>
              <w:spacing w:after="40"/>
              <w:jc w:val="both"/>
            </w:pPr>
            <w:r w:rsidRPr="00A04197">
              <w:t>3</w:t>
            </w:r>
          </w:p>
        </w:tc>
        <w:tc>
          <w:tcPr>
            <w:tcW w:w="1620" w:type="dxa"/>
          </w:tcPr>
          <w:p w14:paraId="7D9D4F1F" w14:textId="77777777" w:rsidR="001405A1" w:rsidRPr="00A04197" w:rsidRDefault="001405A1" w:rsidP="00B87F87">
            <w:pPr>
              <w:spacing w:after="40"/>
              <w:jc w:val="both"/>
            </w:pPr>
            <w:r w:rsidRPr="00A04197">
              <w:t>Booking</w:t>
            </w:r>
          </w:p>
        </w:tc>
        <w:tc>
          <w:tcPr>
            <w:tcW w:w="4410" w:type="dxa"/>
          </w:tcPr>
          <w:p w14:paraId="16F14D74" w14:textId="77777777" w:rsidR="001405A1" w:rsidRPr="00A04197" w:rsidRDefault="001405A1" w:rsidP="00B87F87">
            <w:pPr>
              <w:spacing w:after="40"/>
              <w:jc w:val="both"/>
            </w:pPr>
            <w:r w:rsidRPr="00A04197">
              <w:t>System crashes, timeouts during booking</w:t>
            </w:r>
          </w:p>
        </w:tc>
        <w:tc>
          <w:tcPr>
            <w:tcW w:w="833" w:type="dxa"/>
          </w:tcPr>
          <w:p w14:paraId="423511EA" w14:textId="77777777" w:rsidR="001405A1" w:rsidRPr="00A04197" w:rsidRDefault="001405A1" w:rsidP="00B87F87">
            <w:pPr>
              <w:spacing w:after="40"/>
              <w:jc w:val="both"/>
            </w:pPr>
            <w:r w:rsidRPr="00A04197">
              <w:t>H</w:t>
            </w:r>
          </w:p>
        </w:tc>
        <w:tc>
          <w:tcPr>
            <w:tcW w:w="1417" w:type="dxa"/>
          </w:tcPr>
          <w:p w14:paraId="08FD0F62" w14:textId="77777777" w:rsidR="001405A1" w:rsidRPr="00A04197" w:rsidRDefault="001405A1" w:rsidP="00B87F87">
            <w:pPr>
              <w:spacing w:after="40"/>
              <w:jc w:val="both"/>
            </w:pPr>
            <w:r w:rsidRPr="00A04197">
              <w:t>~10 patients</w:t>
            </w:r>
          </w:p>
        </w:tc>
        <w:tc>
          <w:tcPr>
            <w:tcW w:w="905" w:type="dxa"/>
          </w:tcPr>
          <w:p w14:paraId="6F43E01D" w14:textId="77777777" w:rsidR="001405A1" w:rsidRPr="00A04197" w:rsidRDefault="001405A1" w:rsidP="00B87F87">
            <w:pPr>
              <w:spacing w:after="40"/>
              <w:jc w:val="both"/>
            </w:pPr>
            <w:r w:rsidRPr="00A04197">
              <w:t>High</w:t>
            </w:r>
          </w:p>
        </w:tc>
      </w:tr>
      <w:tr w:rsidR="001405A1" w14:paraId="3DE98FE9" w14:textId="77777777" w:rsidTr="00B02093">
        <w:tc>
          <w:tcPr>
            <w:tcW w:w="630" w:type="dxa"/>
          </w:tcPr>
          <w:p w14:paraId="1CEBD3EE" w14:textId="77777777" w:rsidR="001405A1" w:rsidRPr="00A04197" w:rsidRDefault="001405A1" w:rsidP="00B87F87">
            <w:pPr>
              <w:spacing w:after="40"/>
              <w:jc w:val="both"/>
            </w:pPr>
            <w:r w:rsidRPr="00A04197">
              <w:t>4</w:t>
            </w:r>
          </w:p>
        </w:tc>
        <w:tc>
          <w:tcPr>
            <w:tcW w:w="1620" w:type="dxa"/>
          </w:tcPr>
          <w:p w14:paraId="1E2E052A" w14:textId="77777777" w:rsidR="001405A1" w:rsidRPr="00A04197" w:rsidRDefault="001405A1" w:rsidP="00B87F87">
            <w:pPr>
              <w:spacing w:after="40"/>
              <w:jc w:val="both"/>
            </w:pPr>
            <w:r w:rsidRPr="00A04197">
              <w:t>Medical Reports</w:t>
            </w:r>
          </w:p>
        </w:tc>
        <w:tc>
          <w:tcPr>
            <w:tcW w:w="4410" w:type="dxa"/>
          </w:tcPr>
          <w:p w14:paraId="6688DC78" w14:textId="77777777" w:rsidR="001405A1" w:rsidRPr="00A04197" w:rsidRDefault="001405A1" w:rsidP="00B87F87">
            <w:pPr>
              <w:spacing w:after="40"/>
              <w:jc w:val="both"/>
            </w:pPr>
            <w:r w:rsidRPr="00A04197">
              <w:t>Lab/radiology results not downloadable</w:t>
            </w:r>
          </w:p>
        </w:tc>
        <w:tc>
          <w:tcPr>
            <w:tcW w:w="833" w:type="dxa"/>
          </w:tcPr>
          <w:p w14:paraId="2B7EDAFC" w14:textId="77777777" w:rsidR="001405A1" w:rsidRPr="00A04197" w:rsidRDefault="001405A1" w:rsidP="00B87F87">
            <w:pPr>
              <w:spacing w:after="40"/>
              <w:jc w:val="both"/>
            </w:pPr>
            <w:r w:rsidRPr="00A04197">
              <w:t>H</w:t>
            </w:r>
          </w:p>
        </w:tc>
        <w:tc>
          <w:tcPr>
            <w:tcW w:w="1417" w:type="dxa"/>
          </w:tcPr>
          <w:p w14:paraId="3CA3C4E5" w14:textId="77777777" w:rsidR="001405A1" w:rsidRPr="00A04197" w:rsidRDefault="001405A1" w:rsidP="00B87F87">
            <w:pPr>
              <w:spacing w:after="40"/>
              <w:jc w:val="both"/>
            </w:pPr>
            <w:r w:rsidRPr="00A04197">
              <w:t>Multiple</w:t>
            </w:r>
          </w:p>
        </w:tc>
        <w:tc>
          <w:tcPr>
            <w:tcW w:w="905" w:type="dxa"/>
          </w:tcPr>
          <w:p w14:paraId="71C56CBD" w14:textId="77777777" w:rsidR="001405A1" w:rsidRPr="00A04197" w:rsidRDefault="001405A1" w:rsidP="00B87F87">
            <w:pPr>
              <w:spacing w:after="40"/>
              <w:jc w:val="both"/>
            </w:pPr>
            <w:r w:rsidRPr="00A04197">
              <w:t>High</w:t>
            </w:r>
          </w:p>
        </w:tc>
      </w:tr>
      <w:tr w:rsidR="001405A1" w14:paraId="6A9F4D9C" w14:textId="77777777" w:rsidTr="00B02093">
        <w:tc>
          <w:tcPr>
            <w:tcW w:w="630" w:type="dxa"/>
          </w:tcPr>
          <w:p w14:paraId="4442C439" w14:textId="77777777" w:rsidR="001405A1" w:rsidRPr="00A04197" w:rsidRDefault="001405A1" w:rsidP="00B87F87">
            <w:pPr>
              <w:spacing w:after="40"/>
              <w:jc w:val="both"/>
            </w:pPr>
            <w:r w:rsidRPr="00A04197">
              <w:t>5</w:t>
            </w:r>
          </w:p>
        </w:tc>
        <w:tc>
          <w:tcPr>
            <w:tcW w:w="1620" w:type="dxa"/>
          </w:tcPr>
          <w:p w14:paraId="506E8BBC" w14:textId="77777777" w:rsidR="001405A1" w:rsidRPr="00A04197" w:rsidRDefault="001405A1" w:rsidP="00B87F87">
            <w:pPr>
              <w:spacing w:after="40"/>
              <w:jc w:val="both"/>
            </w:pPr>
            <w:r w:rsidRPr="00A04197">
              <w:t>Tele-Appt</w:t>
            </w:r>
          </w:p>
        </w:tc>
        <w:tc>
          <w:tcPr>
            <w:tcW w:w="4410" w:type="dxa"/>
          </w:tcPr>
          <w:p w14:paraId="3BF37AA6" w14:textId="77777777" w:rsidR="001405A1" w:rsidRPr="00A04197" w:rsidRDefault="001405A1" w:rsidP="00B87F87">
            <w:pPr>
              <w:spacing w:after="40"/>
              <w:jc w:val="both"/>
            </w:pPr>
            <w:r w:rsidRPr="00A04197">
              <w:t>Link cannot be retrieved once notification is missed</w:t>
            </w:r>
          </w:p>
        </w:tc>
        <w:tc>
          <w:tcPr>
            <w:tcW w:w="833" w:type="dxa"/>
          </w:tcPr>
          <w:p w14:paraId="06B4F37F" w14:textId="77777777" w:rsidR="001405A1" w:rsidRPr="00A04197" w:rsidRDefault="001405A1" w:rsidP="00B87F87">
            <w:pPr>
              <w:spacing w:after="40"/>
              <w:jc w:val="both"/>
            </w:pPr>
            <w:r w:rsidRPr="00A04197">
              <w:t>H</w:t>
            </w:r>
          </w:p>
        </w:tc>
        <w:tc>
          <w:tcPr>
            <w:tcW w:w="1417" w:type="dxa"/>
          </w:tcPr>
          <w:p w14:paraId="66EE03A9" w14:textId="0869B1FC" w:rsidR="001405A1" w:rsidRPr="00A04197" w:rsidRDefault="001405A1" w:rsidP="00B87F87">
            <w:pPr>
              <w:spacing w:after="40"/>
              <w:jc w:val="both"/>
            </w:pPr>
            <w:r w:rsidRPr="00A04197">
              <w:t>Survey</w:t>
            </w:r>
            <w:r w:rsidR="00031FDC">
              <w:t xml:space="preserve"> </w:t>
            </w:r>
            <w:r w:rsidRPr="00A04197">
              <w:t>+</w:t>
            </w:r>
            <w:r w:rsidR="00031FDC">
              <w:t xml:space="preserve"> </w:t>
            </w:r>
            <w:r w:rsidRPr="00A04197">
              <w:t>heuristic</w:t>
            </w:r>
          </w:p>
        </w:tc>
        <w:tc>
          <w:tcPr>
            <w:tcW w:w="905" w:type="dxa"/>
          </w:tcPr>
          <w:p w14:paraId="540F50E5" w14:textId="77777777" w:rsidR="001405A1" w:rsidRPr="00A04197" w:rsidRDefault="001405A1" w:rsidP="00B87F87">
            <w:pPr>
              <w:spacing w:after="40"/>
              <w:jc w:val="both"/>
            </w:pPr>
            <w:r w:rsidRPr="00A04197">
              <w:t>High</w:t>
            </w:r>
          </w:p>
        </w:tc>
      </w:tr>
      <w:tr w:rsidR="001405A1" w14:paraId="4607D95C" w14:textId="77777777" w:rsidTr="00B02093">
        <w:tc>
          <w:tcPr>
            <w:tcW w:w="630" w:type="dxa"/>
          </w:tcPr>
          <w:p w14:paraId="7C715380" w14:textId="77777777" w:rsidR="001405A1" w:rsidRPr="00A04197" w:rsidRDefault="001405A1" w:rsidP="00B87F87">
            <w:pPr>
              <w:spacing w:after="40"/>
              <w:jc w:val="both"/>
            </w:pPr>
            <w:r w:rsidRPr="00A04197">
              <w:t>6</w:t>
            </w:r>
          </w:p>
        </w:tc>
        <w:tc>
          <w:tcPr>
            <w:tcW w:w="1620" w:type="dxa"/>
          </w:tcPr>
          <w:p w14:paraId="229D630B" w14:textId="77777777" w:rsidR="001405A1" w:rsidRPr="00A04197" w:rsidRDefault="001405A1" w:rsidP="00B87F87">
            <w:pPr>
              <w:spacing w:after="40"/>
              <w:jc w:val="both"/>
            </w:pPr>
            <w:r w:rsidRPr="00A04197">
              <w:t>Tele-Appt</w:t>
            </w:r>
          </w:p>
        </w:tc>
        <w:tc>
          <w:tcPr>
            <w:tcW w:w="4410" w:type="dxa"/>
          </w:tcPr>
          <w:p w14:paraId="0AED551F" w14:textId="77777777" w:rsidR="001405A1" w:rsidRPr="00A04197" w:rsidRDefault="001405A1" w:rsidP="00B87F87">
            <w:pPr>
              <w:spacing w:after="40"/>
              <w:jc w:val="both"/>
            </w:pPr>
            <w:r w:rsidRPr="00A04197">
              <w:t>Instructions unclear for elderly users</w:t>
            </w:r>
          </w:p>
        </w:tc>
        <w:tc>
          <w:tcPr>
            <w:tcW w:w="833" w:type="dxa"/>
          </w:tcPr>
          <w:p w14:paraId="4DE73B9C" w14:textId="77777777" w:rsidR="001405A1" w:rsidRPr="00A04197" w:rsidRDefault="001405A1" w:rsidP="00B87F87">
            <w:pPr>
              <w:spacing w:after="40"/>
              <w:jc w:val="both"/>
            </w:pPr>
            <w:r w:rsidRPr="00A04197">
              <w:t>H</w:t>
            </w:r>
          </w:p>
        </w:tc>
        <w:tc>
          <w:tcPr>
            <w:tcW w:w="1417" w:type="dxa"/>
          </w:tcPr>
          <w:p w14:paraId="3AE6B619" w14:textId="77777777" w:rsidR="001405A1" w:rsidRPr="00A04197" w:rsidRDefault="001405A1" w:rsidP="00B87F87">
            <w:pPr>
              <w:spacing w:after="40"/>
              <w:jc w:val="both"/>
            </w:pPr>
            <w:r w:rsidRPr="00A04197">
              <w:t>P4, P24, P60</w:t>
            </w:r>
          </w:p>
        </w:tc>
        <w:tc>
          <w:tcPr>
            <w:tcW w:w="905" w:type="dxa"/>
          </w:tcPr>
          <w:p w14:paraId="3FE4C289" w14:textId="77777777" w:rsidR="001405A1" w:rsidRPr="00A04197" w:rsidRDefault="001405A1" w:rsidP="00B87F87">
            <w:pPr>
              <w:spacing w:after="40"/>
              <w:jc w:val="both"/>
            </w:pPr>
            <w:r w:rsidRPr="00A04197">
              <w:t>High</w:t>
            </w:r>
          </w:p>
        </w:tc>
      </w:tr>
      <w:tr w:rsidR="001405A1" w14:paraId="03841183" w14:textId="77777777" w:rsidTr="00B02093">
        <w:tc>
          <w:tcPr>
            <w:tcW w:w="630" w:type="dxa"/>
          </w:tcPr>
          <w:p w14:paraId="362A8539" w14:textId="77777777" w:rsidR="001405A1" w:rsidRPr="00A04197" w:rsidRDefault="001405A1" w:rsidP="00B87F87">
            <w:pPr>
              <w:spacing w:after="40"/>
              <w:jc w:val="both"/>
            </w:pPr>
            <w:r w:rsidRPr="00A04197">
              <w:t>7</w:t>
            </w:r>
          </w:p>
        </w:tc>
        <w:tc>
          <w:tcPr>
            <w:tcW w:w="1620" w:type="dxa"/>
          </w:tcPr>
          <w:p w14:paraId="1845BDA4" w14:textId="77777777" w:rsidR="001405A1" w:rsidRPr="00A04197" w:rsidRDefault="001405A1" w:rsidP="00B87F87">
            <w:pPr>
              <w:spacing w:after="40"/>
              <w:jc w:val="both"/>
            </w:pPr>
            <w:r w:rsidRPr="00A04197">
              <w:t>Hajj Cert</w:t>
            </w:r>
          </w:p>
        </w:tc>
        <w:tc>
          <w:tcPr>
            <w:tcW w:w="4410" w:type="dxa"/>
          </w:tcPr>
          <w:p w14:paraId="4688FF90" w14:textId="77777777" w:rsidR="001405A1" w:rsidRPr="00A04197" w:rsidRDefault="001405A1" w:rsidP="00B87F87">
            <w:pPr>
              <w:spacing w:after="40"/>
              <w:jc w:val="both"/>
            </w:pPr>
            <w:r w:rsidRPr="00A04197">
              <w:t>Service non-functional / shows unavailable</w:t>
            </w:r>
          </w:p>
        </w:tc>
        <w:tc>
          <w:tcPr>
            <w:tcW w:w="833" w:type="dxa"/>
          </w:tcPr>
          <w:p w14:paraId="10C11FFE" w14:textId="77777777" w:rsidR="001405A1" w:rsidRPr="00A04197" w:rsidRDefault="001405A1" w:rsidP="00B87F87">
            <w:pPr>
              <w:spacing w:after="40"/>
              <w:jc w:val="both"/>
            </w:pPr>
            <w:r w:rsidRPr="00A04197">
              <w:t>H</w:t>
            </w:r>
          </w:p>
        </w:tc>
        <w:tc>
          <w:tcPr>
            <w:tcW w:w="1417" w:type="dxa"/>
          </w:tcPr>
          <w:p w14:paraId="5BF4FD3B" w14:textId="77777777" w:rsidR="001405A1" w:rsidRPr="00A04197" w:rsidRDefault="001405A1" w:rsidP="00B87F87">
            <w:pPr>
              <w:spacing w:after="40"/>
              <w:jc w:val="both"/>
            </w:pPr>
            <w:r w:rsidRPr="00A04197">
              <w:t>P41, P57</w:t>
            </w:r>
          </w:p>
        </w:tc>
        <w:tc>
          <w:tcPr>
            <w:tcW w:w="905" w:type="dxa"/>
          </w:tcPr>
          <w:p w14:paraId="60A3B5D8" w14:textId="77777777" w:rsidR="001405A1" w:rsidRPr="00A04197" w:rsidRDefault="001405A1" w:rsidP="00B87F87">
            <w:pPr>
              <w:spacing w:after="40"/>
              <w:jc w:val="both"/>
            </w:pPr>
            <w:r w:rsidRPr="00A04197">
              <w:t>High</w:t>
            </w:r>
          </w:p>
        </w:tc>
      </w:tr>
      <w:tr w:rsidR="001405A1" w14:paraId="60FA300C" w14:textId="77777777" w:rsidTr="00B02093">
        <w:tc>
          <w:tcPr>
            <w:tcW w:w="630" w:type="dxa"/>
          </w:tcPr>
          <w:p w14:paraId="7CA09398" w14:textId="77777777" w:rsidR="001405A1" w:rsidRPr="00A04197" w:rsidRDefault="001405A1" w:rsidP="00B87F87">
            <w:pPr>
              <w:spacing w:after="40"/>
              <w:jc w:val="both"/>
            </w:pPr>
            <w:r w:rsidRPr="00A04197">
              <w:t>8</w:t>
            </w:r>
          </w:p>
        </w:tc>
        <w:tc>
          <w:tcPr>
            <w:tcW w:w="1620" w:type="dxa"/>
          </w:tcPr>
          <w:p w14:paraId="374B3996" w14:textId="77777777" w:rsidR="001405A1" w:rsidRPr="00A04197" w:rsidRDefault="001405A1" w:rsidP="00B87F87">
            <w:pPr>
              <w:spacing w:after="40"/>
              <w:jc w:val="both"/>
            </w:pPr>
            <w:r w:rsidRPr="00A04197">
              <w:t>Change Doctor</w:t>
            </w:r>
          </w:p>
        </w:tc>
        <w:tc>
          <w:tcPr>
            <w:tcW w:w="4410" w:type="dxa"/>
          </w:tcPr>
          <w:p w14:paraId="5BED03A3" w14:textId="77777777" w:rsidR="001405A1" w:rsidRPr="00A04197" w:rsidRDefault="001405A1" w:rsidP="00B87F87">
            <w:pPr>
              <w:spacing w:after="40"/>
              <w:jc w:val="both"/>
            </w:pPr>
            <w:r w:rsidRPr="00A04197">
              <w:t>Cannot see doctor availability before requesting</w:t>
            </w:r>
          </w:p>
        </w:tc>
        <w:tc>
          <w:tcPr>
            <w:tcW w:w="833" w:type="dxa"/>
          </w:tcPr>
          <w:p w14:paraId="2EB15D62" w14:textId="77777777" w:rsidR="001405A1" w:rsidRPr="00A04197" w:rsidRDefault="001405A1" w:rsidP="00B87F87">
            <w:pPr>
              <w:spacing w:after="40"/>
              <w:jc w:val="both"/>
            </w:pPr>
            <w:r w:rsidRPr="00A04197">
              <w:t>H</w:t>
            </w:r>
          </w:p>
        </w:tc>
        <w:tc>
          <w:tcPr>
            <w:tcW w:w="1417" w:type="dxa"/>
          </w:tcPr>
          <w:p w14:paraId="655831EB" w14:textId="77777777" w:rsidR="001405A1" w:rsidRPr="00A04197" w:rsidRDefault="001405A1" w:rsidP="00B87F87">
            <w:pPr>
              <w:spacing w:after="40"/>
              <w:jc w:val="both"/>
            </w:pPr>
            <w:r w:rsidRPr="00A04197">
              <w:t>6/74 flagged</w:t>
            </w:r>
          </w:p>
        </w:tc>
        <w:tc>
          <w:tcPr>
            <w:tcW w:w="905" w:type="dxa"/>
          </w:tcPr>
          <w:p w14:paraId="038002DB" w14:textId="77777777" w:rsidR="001405A1" w:rsidRPr="00A04197" w:rsidRDefault="001405A1" w:rsidP="00B87F87">
            <w:pPr>
              <w:spacing w:after="40"/>
              <w:jc w:val="both"/>
            </w:pPr>
            <w:r w:rsidRPr="00A04197">
              <w:t>Medium</w:t>
            </w:r>
          </w:p>
        </w:tc>
      </w:tr>
      <w:tr w:rsidR="001405A1" w14:paraId="5FCCDF0A" w14:textId="77777777" w:rsidTr="00B02093">
        <w:tc>
          <w:tcPr>
            <w:tcW w:w="630" w:type="dxa"/>
          </w:tcPr>
          <w:p w14:paraId="791227CE" w14:textId="77777777" w:rsidR="001405A1" w:rsidRPr="00A04197" w:rsidRDefault="001405A1" w:rsidP="00B87F87">
            <w:pPr>
              <w:spacing w:after="40"/>
              <w:jc w:val="both"/>
            </w:pPr>
            <w:r w:rsidRPr="00A04197">
              <w:t>9</w:t>
            </w:r>
          </w:p>
        </w:tc>
        <w:tc>
          <w:tcPr>
            <w:tcW w:w="1620" w:type="dxa"/>
          </w:tcPr>
          <w:p w14:paraId="488DF5CF" w14:textId="77777777" w:rsidR="001405A1" w:rsidRPr="00A04197" w:rsidRDefault="001405A1" w:rsidP="00B87F87">
            <w:pPr>
              <w:spacing w:after="40"/>
              <w:jc w:val="both"/>
            </w:pPr>
            <w:r w:rsidRPr="00A04197">
              <w:t>Fee Exemption</w:t>
            </w:r>
          </w:p>
        </w:tc>
        <w:tc>
          <w:tcPr>
            <w:tcW w:w="4410" w:type="dxa"/>
          </w:tcPr>
          <w:p w14:paraId="091BD64D" w14:textId="77777777" w:rsidR="001405A1" w:rsidRPr="00A04197" w:rsidRDefault="001405A1" w:rsidP="00B87F87">
            <w:pPr>
              <w:spacing w:after="40"/>
              <w:jc w:val="both"/>
            </w:pPr>
            <w:r w:rsidRPr="00A04197">
              <w:t>Document requirements not presented upfront</w:t>
            </w:r>
          </w:p>
        </w:tc>
        <w:tc>
          <w:tcPr>
            <w:tcW w:w="833" w:type="dxa"/>
          </w:tcPr>
          <w:p w14:paraId="0BF9021F" w14:textId="77777777" w:rsidR="001405A1" w:rsidRPr="00A04197" w:rsidRDefault="001405A1" w:rsidP="00B87F87">
            <w:pPr>
              <w:spacing w:after="40"/>
              <w:jc w:val="both"/>
            </w:pPr>
            <w:r w:rsidRPr="00A04197">
              <w:t>H</w:t>
            </w:r>
          </w:p>
        </w:tc>
        <w:tc>
          <w:tcPr>
            <w:tcW w:w="1417" w:type="dxa"/>
          </w:tcPr>
          <w:p w14:paraId="6AD310F0" w14:textId="77777777" w:rsidR="001405A1" w:rsidRPr="00A04197" w:rsidRDefault="001405A1" w:rsidP="00B87F87">
            <w:pPr>
              <w:spacing w:after="40"/>
              <w:jc w:val="both"/>
            </w:pPr>
            <w:r w:rsidRPr="00A04197">
              <w:t>4/14 staff</w:t>
            </w:r>
          </w:p>
        </w:tc>
        <w:tc>
          <w:tcPr>
            <w:tcW w:w="905" w:type="dxa"/>
          </w:tcPr>
          <w:p w14:paraId="3E3DB170" w14:textId="77777777" w:rsidR="001405A1" w:rsidRPr="00A04197" w:rsidRDefault="001405A1" w:rsidP="00B87F87">
            <w:pPr>
              <w:spacing w:after="40"/>
              <w:jc w:val="both"/>
            </w:pPr>
            <w:r w:rsidRPr="00A04197">
              <w:t>Medium</w:t>
            </w:r>
          </w:p>
        </w:tc>
      </w:tr>
      <w:tr w:rsidR="001405A1" w14:paraId="54B7A136" w14:textId="77777777" w:rsidTr="00B02093">
        <w:tc>
          <w:tcPr>
            <w:tcW w:w="630" w:type="dxa"/>
          </w:tcPr>
          <w:p w14:paraId="51957C2A" w14:textId="77777777" w:rsidR="001405A1" w:rsidRPr="00A04197" w:rsidRDefault="001405A1" w:rsidP="00B87F87">
            <w:pPr>
              <w:spacing w:after="40"/>
              <w:jc w:val="both"/>
            </w:pPr>
            <w:r w:rsidRPr="00A04197">
              <w:t>10</w:t>
            </w:r>
          </w:p>
        </w:tc>
        <w:tc>
          <w:tcPr>
            <w:tcW w:w="1620" w:type="dxa"/>
          </w:tcPr>
          <w:p w14:paraId="6EC948EC" w14:textId="77777777" w:rsidR="001405A1" w:rsidRPr="00A04197" w:rsidRDefault="001405A1" w:rsidP="00B87F87">
            <w:pPr>
              <w:spacing w:after="40"/>
              <w:jc w:val="both"/>
            </w:pPr>
            <w:r w:rsidRPr="00A04197">
              <w:t>Cross-cutting</w:t>
            </w:r>
          </w:p>
        </w:tc>
        <w:tc>
          <w:tcPr>
            <w:tcW w:w="4410" w:type="dxa"/>
          </w:tcPr>
          <w:p w14:paraId="3AFF74A1" w14:textId="77777777" w:rsidR="001405A1" w:rsidRPr="00A04197" w:rsidRDefault="001405A1" w:rsidP="00B87F87">
            <w:pPr>
              <w:spacing w:after="40"/>
              <w:jc w:val="both"/>
            </w:pPr>
            <w:r w:rsidRPr="00A04197">
              <w:t>Fragmentation: PHC services scattered across 3 platforms</w:t>
            </w:r>
          </w:p>
        </w:tc>
        <w:tc>
          <w:tcPr>
            <w:tcW w:w="833" w:type="dxa"/>
          </w:tcPr>
          <w:p w14:paraId="752A17BB" w14:textId="77777777" w:rsidR="001405A1" w:rsidRPr="00A04197" w:rsidRDefault="001405A1" w:rsidP="00B87F87">
            <w:pPr>
              <w:spacing w:after="40"/>
              <w:jc w:val="both"/>
            </w:pPr>
            <w:r w:rsidRPr="00A04197">
              <w:t>H</w:t>
            </w:r>
          </w:p>
        </w:tc>
        <w:tc>
          <w:tcPr>
            <w:tcW w:w="1417" w:type="dxa"/>
          </w:tcPr>
          <w:p w14:paraId="6ADD5991" w14:textId="77777777" w:rsidR="001405A1" w:rsidRPr="00A04197" w:rsidRDefault="001405A1" w:rsidP="00B87F87">
            <w:pPr>
              <w:spacing w:after="40"/>
              <w:jc w:val="both"/>
            </w:pPr>
            <w:r w:rsidRPr="00A04197">
              <w:t>Systemic</w:t>
            </w:r>
          </w:p>
        </w:tc>
        <w:tc>
          <w:tcPr>
            <w:tcW w:w="905" w:type="dxa"/>
          </w:tcPr>
          <w:p w14:paraId="48C1FA99" w14:textId="77777777" w:rsidR="001405A1" w:rsidRPr="00A04197" w:rsidRDefault="001405A1" w:rsidP="00B87F87">
            <w:pPr>
              <w:spacing w:after="40"/>
              <w:jc w:val="both"/>
            </w:pPr>
            <w:r w:rsidRPr="00A04197">
              <w:t>Critical</w:t>
            </w:r>
          </w:p>
        </w:tc>
      </w:tr>
      <w:tr w:rsidR="001405A1" w14:paraId="75B65744" w14:textId="77777777" w:rsidTr="00B02093">
        <w:tc>
          <w:tcPr>
            <w:tcW w:w="630" w:type="dxa"/>
          </w:tcPr>
          <w:p w14:paraId="23B08875" w14:textId="77777777" w:rsidR="001405A1" w:rsidRPr="00A04197" w:rsidRDefault="001405A1" w:rsidP="00B87F87">
            <w:pPr>
              <w:spacing w:after="40"/>
              <w:jc w:val="both"/>
            </w:pPr>
            <w:r w:rsidRPr="00A04197">
              <w:t>11</w:t>
            </w:r>
          </w:p>
        </w:tc>
        <w:tc>
          <w:tcPr>
            <w:tcW w:w="1620" w:type="dxa"/>
          </w:tcPr>
          <w:p w14:paraId="466FC34D" w14:textId="77777777" w:rsidR="001405A1" w:rsidRPr="00A04197" w:rsidRDefault="001405A1" w:rsidP="00B87F87">
            <w:pPr>
              <w:spacing w:after="40"/>
              <w:jc w:val="both"/>
            </w:pPr>
            <w:r w:rsidRPr="00A04197">
              <w:t>Cross-cutting</w:t>
            </w:r>
          </w:p>
        </w:tc>
        <w:tc>
          <w:tcPr>
            <w:tcW w:w="4410" w:type="dxa"/>
          </w:tcPr>
          <w:p w14:paraId="48A42FCC" w14:textId="77777777" w:rsidR="001405A1" w:rsidRPr="00A04197" w:rsidRDefault="001405A1" w:rsidP="00B87F87">
            <w:pPr>
              <w:spacing w:after="40"/>
              <w:jc w:val="both"/>
            </w:pPr>
            <w:r w:rsidRPr="00A04197">
              <w:t>Ease of finding PHC services rated 3.0–3.5/5</w:t>
            </w:r>
          </w:p>
        </w:tc>
        <w:tc>
          <w:tcPr>
            <w:tcW w:w="833" w:type="dxa"/>
          </w:tcPr>
          <w:p w14:paraId="5DCA823E" w14:textId="77777777" w:rsidR="001405A1" w:rsidRPr="00A04197" w:rsidRDefault="001405A1" w:rsidP="00B87F87">
            <w:pPr>
              <w:spacing w:after="40"/>
              <w:jc w:val="both"/>
            </w:pPr>
            <w:r w:rsidRPr="00A04197">
              <w:t>M</w:t>
            </w:r>
          </w:p>
        </w:tc>
        <w:tc>
          <w:tcPr>
            <w:tcW w:w="1417" w:type="dxa"/>
          </w:tcPr>
          <w:p w14:paraId="3CF37C42" w14:textId="77777777" w:rsidR="001405A1" w:rsidRPr="00A04197" w:rsidRDefault="001405A1" w:rsidP="00B87F87">
            <w:pPr>
              <w:spacing w:after="40"/>
              <w:jc w:val="both"/>
            </w:pPr>
            <w:r w:rsidRPr="00A04197">
              <w:t>74 patients</w:t>
            </w:r>
          </w:p>
        </w:tc>
        <w:tc>
          <w:tcPr>
            <w:tcW w:w="905" w:type="dxa"/>
          </w:tcPr>
          <w:p w14:paraId="63F2D3DB" w14:textId="77777777" w:rsidR="001405A1" w:rsidRPr="00A04197" w:rsidRDefault="001405A1" w:rsidP="00B87F87">
            <w:pPr>
              <w:spacing w:after="40"/>
              <w:jc w:val="both"/>
            </w:pPr>
            <w:r w:rsidRPr="00A04197">
              <w:t>High</w:t>
            </w:r>
          </w:p>
        </w:tc>
      </w:tr>
      <w:tr w:rsidR="001405A1" w14:paraId="2C546C0D" w14:textId="77777777" w:rsidTr="00B02093">
        <w:tc>
          <w:tcPr>
            <w:tcW w:w="630" w:type="dxa"/>
          </w:tcPr>
          <w:p w14:paraId="6F3EBC51" w14:textId="77777777" w:rsidR="001405A1" w:rsidRPr="00A04197" w:rsidRDefault="001405A1" w:rsidP="00B87F87">
            <w:pPr>
              <w:spacing w:after="40"/>
              <w:jc w:val="both"/>
            </w:pPr>
            <w:r w:rsidRPr="00A04197">
              <w:t>12</w:t>
            </w:r>
          </w:p>
        </w:tc>
        <w:tc>
          <w:tcPr>
            <w:tcW w:w="1620" w:type="dxa"/>
          </w:tcPr>
          <w:p w14:paraId="54CB6FED" w14:textId="77777777" w:rsidR="001405A1" w:rsidRPr="00A04197" w:rsidRDefault="001405A1" w:rsidP="00B87F87">
            <w:pPr>
              <w:spacing w:after="40"/>
              <w:jc w:val="both"/>
            </w:pPr>
            <w:r w:rsidRPr="00A04197">
              <w:t>Cross-cutting</w:t>
            </w:r>
          </w:p>
        </w:tc>
        <w:tc>
          <w:tcPr>
            <w:tcW w:w="4410" w:type="dxa"/>
          </w:tcPr>
          <w:p w14:paraId="1B91C4B8" w14:textId="77777777" w:rsidR="001405A1" w:rsidRPr="00A04197" w:rsidRDefault="001405A1" w:rsidP="00B87F87">
            <w:pPr>
              <w:spacing w:after="40"/>
              <w:jc w:val="both"/>
            </w:pPr>
            <w:r w:rsidRPr="00A04197">
              <w:t>Error/outage frequency rated 3.1/5 across platforms</w:t>
            </w:r>
          </w:p>
        </w:tc>
        <w:tc>
          <w:tcPr>
            <w:tcW w:w="833" w:type="dxa"/>
          </w:tcPr>
          <w:p w14:paraId="423496B8" w14:textId="77777777" w:rsidR="001405A1" w:rsidRPr="00A04197" w:rsidRDefault="001405A1" w:rsidP="00B87F87">
            <w:pPr>
              <w:spacing w:after="40"/>
              <w:jc w:val="both"/>
            </w:pPr>
            <w:r w:rsidRPr="00A04197">
              <w:t>M</w:t>
            </w:r>
          </w:p>
        </w:tc>
        <w:tc>
          <w:tcPr>
            <w:tcW w:w="1417" w:type="dxa"/>
          </w:tcPr>
          <w:p w14:paraId="7686DC72" w14:textId="77777777" w:rsidR="001405A1" w:rsidRPr="00A04197" w:rsidRDefault="001405A1" w:rsidP="00B87F87">
            <w:pPr>
              <w:spacing w:after="40"/>
              <w:jc w:val="both"/>
            </w:pPr>
            <w:r w:rsidRPr="00A04197">
              <w:t>74 patients</w:t>
            </w:r>
          </w:p>
        </w:tc>
        <w:tc>
          <w:tcPr>
            <w:tcW w:w="905" w:type="dxa"/>
          </w:tcPr>
          <w:p w14:paraId="2EC3E5D2" w14:textId="77777777" w:rsidR="001405A1" w:rsidRPr="00A04197" w:rsidRDefault="001405A1" w:rsidP="00B87F87">
            <w:pPr>
              <w:spacing w:after="40"/>
              <w:jc w:val="both"/>
            </w:pPr>
            <w:r w:rsidRPr="00A04197">
              <w:t>High</w:t>
            </w:r>
          </w:p>
        </w:tc>
      </w:tr>
    </w:tbl>
    <w:p w14:paraId="64689829" w14:textId="77777777" w:rsidR="00A94EC4" w:rsidRDefault="00A94EC4" w:rsidP="00B87F87">
      <w:pPr>
        <w:jc w:val="both"/>
      </w:pPr>
    </w:p>
    <w:p w14:paraId="31C15B08" w14:textId="77777777" w:rsidR="00D959E9" w:rsidRDefault="00D959E9" w:rsidP="00B87F87">
      <w:pPr>
        <w:jc w:val="both"/>
      </w:pPr>
    </w:p>
    <w:p w14:paraId="49FDB883" w14:textId="77777777" w:rsidR="00D959E9" w:rsidRDefault="00D959E9" w:rsidP="00B87F87">
      <w:pPr>
        <w:jc w:val="both"/>
      </w:pPr>
    </w:p>
    <w:p w14:paraId="4F9BFA3D" w14:textId="2464B6D2" w:rsidR="000848D7" w:rsidRPr="00AA7320" w:rsidRDefault="00B428DE" w:rsidP="001C4749">
      <w:pPr>
        <w:pStyle w:val="Heading1"/>
        <w:spacing w:before="240" w:after="240"/>
        <w:jc w:val="center"/>
        <w:rPr>
          <w:b/>
          <w:bCs/>
          <w:color w:val="auto"/>
        </w:rPr>
      </w:pPr>
      <w:bookmarkStart w:id="82" w:name="_Toc236913115"/>
      <w:r>
        <w:rPr>
          <w:b/>
          <w:bCs/>
          <w:color w:val="auto"/>
        </w:rPr>
        <w:lastRenderedPageBreak/>
        <w:t>6</w:t>
      </w:r>
      <w:r w:rsidR="000848D7" w:rsidRPr="00D959E9">
        <w:rPr>
          <w:b/>
          <w:bCs/>
          <w:color w:val="auto"/>
        </w:rPr>
        <w:t>. Product Requirements</w:t>
      </w:r>
      <w:bookmarkEnd w:id="82"/>
    </w:p>
    <w:tbl>
      <w:tblPr>
        <w:tblStyle w:val="TableGrid"/>
        <w:tblpPr w:leftFromText="180" w:rightFromText="180" w:vertAnchor="text" w:horzAnchor="margin" w:tblpXSpec="center" w:tblpY="456"/>
        <w:tblW w:w="11332" w:type="dxa"/>
        <w:tblLook w:val="04A0" w:firstRow="1" w:lastRow="0" w:firstColumn="1" w:lastColumn="0" w:noHBand="0" w:noVBand="1"/>
      </w:tblPr>
      <w:tblGrid>
        <w:gridCol w:w="1435"/>
        <w:gridCol w:w="2520"/>
        <w:gridCol w:w="900"/>
        <w:gridCol w:w="6477"/>
      </w:tblGrid>
      <w:tr w:rsidR="002163B2" w:rsidRPr="002163B2" w14:paraId="1945FA71" w14:textId="77777777" w:rsidTr="00D959E9">
        <w:trPr>
          <w:trHeight w:val="288"/>
        </w:trPr>
        <w:tc>
          <w:tcPr>
            <w:tcW w:w="1435" w:type="dxa"/>
            <w:shd w:val="clear" w:color="auto" w:fill="153D63" w:themeFill="text2" w:themeFillTint="E6"/>
            <w:hideMark/>
          </w:tcPr>
          <w:p w14:paraId="44A8720C" w14:textId="77777777" w:rsidR="002163B2" w:rsidRPr="00BA302F" w:rsidRDefault="002163B2" w:rsidP="00B87F87">
            <w:pPr>
              <w:spacing w:after="160"/>
              <w:jc w:val="both"/>
              <w:rPr>
                <w:rFonts w:asciiTheme="majorBidi" w:hAnsiTheme="majorBidi" w:cstheme="majorBidi"/>
                <w:b/>
                <w:bCs/>
                <w:kern w:val="2"/>
                <w14:ligatures w14:val="standardContextual"/>
              </w:rPr>
            </w:pPr>
            <w:r w:rsidRPr="00BA302F">
              <w:rPr>
                <w:rFonts w:asciiTheme="majorBidi" w:hAnsiTheme="majorBidi" w:cstheme="majorBidi"/>
                <w:b/>
                <w:bCs/>
                <w:kern w:val="2"/>
                <w14:ligatures w14:val="standardContextual"/>
              </w:rPr>
              <w:t>ID</w:t>
            </w:r>
          </w:p>
        </w:tc>
        <w:tc>
          <w:tcPr>
            <w:tcW w:w="2520" w:type="dxa"/>
            <w:shd w:val="clear" w:color="auto" w:fill="153D63" w:themeFill="text2" w:themeFillTint="E6"/>
            <w:hideMark/>
          </w:tcPr>
          <w:p w14:paraId="0D2C0689" w14:textId="77777777" w:rsidR="002163B2" w:rsidRPr="00BA302F" w:rsidRDefault="002163B2" w:rsidP="00B87F87">
            <w:pPr>
              <w:spacing w:after="160"/>
              <w:jc w:val="both"/>
              <w:rPr>
                <w:rFonts w:asciiTheme="majorBidi" w:hAnsiTheme="majorBidi" w:cstheme="majorBidi"/>
                <w:b/>
                <w:bCs/>
                <w:kern w:val="2"/>
                <w14:ligatures w14:val="standardContextual"/>
              </w:rPr>
            </w:pPr>
            <w:r w:rsidRPr="00BA302F">
              <w:rPr>
                <w:rFonts w:asciiTheme="majorBidi" w:hAnsiTheme="majorBidi" w:cstheme="majorBidi"/>
                <w:b/>
                <w:bCs/>
                <w:kern w:val="2"/>
                <w14:ligatures w14:val="standardContextual"/>
              </w:rPr>
              <w:t>Title</w:t>
            </w:r>
          </w:p>
        </w:tc>
        <w:tc>
          <w:tcPr>
            <w:tcW w:w="900" w:type="dxa"/>
            <w:shd w:val="clear" w:color="auto" w:fill="153D63" w:themeFill="text2" w:themeFillTint="E6"/>
            <w:hideMark/>
          </w:tcPr>
          <w:p w14:paraId="6D0376E1" w14:textId="77777777" w:rsidR="002163B2" w:rsidRPr="00BA302F" w:rsidRDefault="002163B2" w:rsidP="00B87F87">
            <w:pPr>
              <w:spacing w:after="160"/>
              <w:jc w:val="both"/>
              <w:rPr>
                <w:rFonts w:asciiTheme="majorBidi" w:hAnsiTheme="majorBidi" w:cstheme="majorBidi"/>
                <w:b/>
                <w:bCs/>
                <w:kern w:val="2"/>
                <w14:ligatures w14:val="standardContextual"/>
              </w:rPr>
            </w:pPr>
            <w:r w:rsidRPr="00BA302F">
              <w:rPr>
                <w:rFonts w:asciiTheme="majorBidi" w:hAnsiTheme="majorBidi" w:cstheme="majorBidi"/>
                <w:b/>
                <w:bCs/>
                <w:kern w:val="2"/>
                <w14:ligatures w14:val="standardContextual"/>
              </w:rPr>
              <w:t>Priority</w:t>
            </w:r>
          </w:p>
        </w:tc>
        <w:tc>
          <w:tcPr>
            <w:tcW w:w="6477" w:type="dxa"/>
            <w:shd w:val="clear" w:color="auto" w:fill="153D63" w:themeFill="text2" w:themeFillTint="E6"/>
            <w:hideMark/>
          </w:tcPr>
          <w:p w14:paraId="38F49006" w14:textId="77777777" w:rsidR="002163B2" w:rsidRPr="00BA302F" w:rsidRDefault="002163B2" w:rsidP="00B87F87">
            <w:pPr>
              <w:spacing w:after="160"/>
              <w:jc w:val="both"/>
              <w:rPr>
                <w:rFonts w:asciiTheme="majorBidi" w:hAnsiTheme="majorBidi" w:cstheme="majorBidi"/>
                <w:b/>
                <w:bCs/>
                <w:kern w:val="2"/>
                <w14:ligatures w14:val="standardContextual"/>
              </w:rPr>
            </w:pPr>
            <w:r w:rsidRPr="00BA302F">
              <w:rPr>
                <w:rFonts w:asciiTheme="majorBidi" w:hAnsiTheme="majorBidi" w:cstheme="majorBidi"/>
                <w:b/>
                <w:bCs/>
                <w:kern w:val="2"/>
                <w14:ligatures w14:val="standardContextual"/>
              </w:rPr>
              <w:t>Description</w:t>
            </w:r>
          </w:p>
        </w:tc>
      </w:tr>
      <w:tr w:rsidR="002163B2" w:rsidRPr="002163B2" w14:paraId="6C573094" w14:textId="77777777" w:rsidTr="00D959E9">
        <w:trPr>
          <w:trHeight w:val="599"/>
        </w:trPr>
        <w:tc>
          <w:tcPr>
            <w:tcW w:w="1435" w:type="dxa"/>
            <w:hideMark/>
          </w:tcPr>
          <w:p w14:paraId="2CA586BC"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SRS-EKY-001</w:t>
            </w:r>
          </w:p>
        </w:tc>
        <w:tc>
          <w:tcPr>
            <w:tcW w:w="2520" w:type="dxa"/>
            <w:hideMark/>
          </w:tcPr>
          <w:p w14:paraId="652EB149"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Authenticate via eKey</w:t>
            </w:r>
          </w:p>
        </w:tc>
        <w:tc>
          <w:tcPr>
            <w:tcW w:w="900" w:type="dxa"/>
            <w:hideMark/>
          </w:tcPr>
          <w:p w14:paraId="4B54394D"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High</w:t>
            </w:r>
          </w:p>
        </w:tc>
        <w:tc>
          <w:tcPr>
            <w:tcW w:w="6477" w:type="dxa"/>
            <w:hideMark/>
          </w:tcPr>
          <w:p w14:paraId="79271B82"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log in using national eKey credentials before accessing any PHC e-service.</w:t>
            </w:r>
          </w:p>
        </w:tc>
      </w:tr>
      <w:tr w:rsidR="002163B2" w:rsidRPr="002163B2" w14:paraId="4856790F" w14:textId="77777777" w:rsidTr="00D959E9">
        <w:trPr>
          <w:trHeight w:val="599"/>
        </w:trPr>
        <w:tc>
          <w:tcPr>
            <w:tcW w:w="1435" w:type="dxa"/>
            <w:hideMark/>
          </w:tcPr>
          <w:p w14:paraId="67EF7C66"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SRS-APT-001</w:t>
            </w:r>
          </w:p>
        </w:tc>
        <w:tc>
          <w:tcPr>
            <w:tcW w:w="2520" w:type="dxa"/>
            <w:hideMark/>
          </w:tcPr>
          <w:p w14:paraId="69843EC7"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Book PHC Appointment</w:t>
            </w:r>
          </w:p>
        </w:tc>
        <w:tc>
          <w:tcPr>
            <w:tcW w:w="900" w:type="dxa"/>
            <w:hideMark/>
          </w:tcPr>
          <w:p w14:paraId="11693D73"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High</w:t>
            </w:r>
          </w:p>
        </w:tc>
        <w:tc>
          <w:tcPr>
            <w:tcW w:w="6477" w:type="dxa"/>
            <w:hideMark/>
          </w:tcPr>
          <w:p w14:paraId="0D672080"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book, reschedule, or cancel an appointment at their registered PHC center.</w:t>
            </w:r>
          </w:p>
        </w:tc>
      </w:tr>
      <w:tr w:rsidR="002163B2" w:rsidRPr="002163B2" w14:paraId="0748C796" w14:textId="77777777" w:rsidTr="00D959E9">
        <w:trPr>
          <w:trHeight w:val="621"/>
        </w:trPr>
        <w:tc>
          <w:tcPr>
            <w:tcW w:w="1435" w:type="dxa"/>
            <w:hideMark/>
          </w:tcPr>
          <w:p w14:paraId="386F14E2"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SRS-VAC-001</w:t>
            </w:r>
          </w:p>
        </w:tc>
        <w:tc>
          <w:tcPr>
            <w:tcW w:w="2520" w:type="dxa"/>
            <w:hideMark/>
          </w:tcPr>
          <w:p w14:paraId="1880F32D"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View Vaccination Records &amp; Certificates</w:t>
            </w:r>
          </w:p>
        </w:tc>
        <w:tc>
          <w:tcPr>
            <w:tcW w:w="900" w:type="dxa"/>
            <w:hideMark/>
          </w:tcPr>
          <w:p w14:paraId="25FDCD5B"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High</w:t>
            </w:r>
          </w:p>
        </w:tc>
        <w:tc>
          <w:tcPr>
            <w:tcW w:w="6477" w:type="dxa"/>
            <w:hideMark/>
          </w:tcPr>
          <w:p w14:paraId="14BBE4E4"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view and download vaccination history and certificates.</w:t>
            </w:r>
          </w:p>
        </w:tc>
      </w:tr>
      <w:tr w:rsidR="002163B2" w:rsidRPr="002163B2" w14:paraId="4F1088A5" w14:textId="77777777" w:rsidTr="00D959E9">
        <w:trPr>
          <w:trHeight w:val="599"/>
        </w:trPr>
        <w:tc>
          <w:tcPr>
            <w:tcW w:w="1435" w:type="dxa"/>
            <w:hideMark/>
          </w:tcPr>
          <w:p w14:paraId="0E1D8748"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SRS-NB-001</w:t>
            </w:r>
          </w:p>
        </w:tc>
        <w:tc>
          <w:tcPr>
            <w:tcW w:w="2520" w:type="dxa"/>
            <w:hideMark/>
          </w:tcPr>
          <w:p w14:paraId="1DDB9B1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Issue Newborn Sehati Card</w:t>
            </w:r>
          </w:p>
        </w:tc>
        <w:tc>
          <w:tcPr>
            <w:tcW w:w="900" w:type="dxa"/>
            <w:hideMark/>
          </w:tcPr>
          <w:p w14:paraId="0CD8A0B6"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High</w:t>
            </w:r>
          </w:p>
        </w:tc>
        <w:tc>
          <w:tcPr>
            <w:tcW w:w="6477" w:type="dxa"/>
            <w:hideMark/>
          </w:tcPr>
          <w:p w14:paraId="6D9A2F2B"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A parent shall issue a digital Sehati Card for a newborn using CIO birth-registry data.</w:t>
            </w:r>
          </w:p>
        </w:tc>
      </w:tr>
      <w:tr w:rsidR="002163B2" w:rsidRPr="002163B2" w14:paraId="053CE351" w14:textId="77777777" w:rsidTr="00D959E9">
        <w:trPr>
          <w:trHeight w:val="599"/>
        </w:trPr>
        <w:tc>
          <w:tcPr>
            <w:tcW w:w="1435" w:type="dxa"/>
            <w:hideMark/>
          </w:tcPr>
          <w:p w14:paraId="4856FDE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SRS-ADR-001</w:t>
            </w:r>
          </w:p>
        </w:tc>
        <w:tc>
          <w:tcPr>
            <w:tcW w:w="2520" w:type="dxa"/>
            <w:hideMark/>
          </w:tcPr>
          <w:p w14:paraId="4C5675B5"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Update Address &amp; PHC Re-allocation</w:t>
            </w:r>
          </w:p>
        </w:tc>
        <w:tc>
          <w:tcPr>
            <w:tcW w:w="900" w:type="dxa"/>
            <w:hideMark/>
          </w:tcPr>
          <w:p w14:paraId="2BEE79D8"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High</w:t>
            </w:r>
          </w:p>
        </w:tc>
        <w:tc>
          <w:tcPr>
            <w:tcW w:w="6477" w:type="dxa"/>
            <w:hideMark/>
          </w:tcPr>
          <w:p w14:paraId="76C52C2E"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sync their official address and be reassigned to the nearest PHC center.</w:t>
            </w:r>
          </w:p>
        </w:tc>
      </w:tr>
      <w:tr w:rsidR="002163B2" w:rsidRPr="002163B2" w14:paraId="48593A03" w14:textId="77777777" w:rsidTr="00D959E9">
        <w:trPr>
          <w:trHeight w:val="888"/>
        </w:trPr>
        <w:tc>
          <w:tcPr>
            <w:tcW w:w="1435" w:type="dxa"/>
          </w:tcPr>
          <w:p w14:paraId="0BE93E9F" w14:textId="77777777" w:rsidR="002163B2" w:rsidRPr="00BA302F" w:rsidRDefault="002163B2" w:rsidP="00B87F87">
            <w:pPr>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SRS-HAJ-001</w:t>
            </w:r>
          </w:p>
        </w:tc>
        <w:tc>
          <w:tcPr>
            <w:tcW w:w="2520" w:type="dxa"/>
          </w:tcPr>
          <w:p w14:paraId="0E1402FA" w14:textId="77777777" w:rsidR="002163B2" w:rsidRPr="00BA302F" w:rsidRDefault="002163B2" w:rsidP="00B87F87">
            <w:pPr>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Request Electronic Hajj Certificate</w:t>
            </w:r>
          </w:p>
        </w:tc>
        <w:tc>
          <w:tcPr>
            <w:tcW w:w="900" w:type="dxa"/>
          </w:tcPr>
          <w:p w14:paraId="30C2E08D" w14:textId="77777777" w:rsidR="002163B2" w:rsidRPr="00BA302F" w:rsidRDefault="002163B2" w:rsidP="00B87F87">
            <w:pPr>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High</w:t>
            </w:r>
          </w:p>
        </w:tc>
        <w:tc>
          <w:tcPr>
            <w:tcW w:w="6477" w:type="dxa"/>
          </w:tcPr>
          <w:p w14:paraId="3F2D4FBF" w14:textId="3781DDA0" w:rsidR="002163B2" w:rsidRPr="00BA302F" w:rsidRDefault="002163B2" w:rsidP="00B87F87">
            <w:pPr>
              <w:spacing w:after="240"/>
              <w:jc w:val="both"/>
            </w:pPr>
            <w:r w:rsidRPr="00BA302F">
              <w:rPr>
                <w:rFonts w:eastAsiaTheme="minorHAnsi"/>
              </w:rPr>
              <w:t xml:space="preserve">The system </w:t>
            </w:r>
            <w:r w:rsidR="001C0881" w:rsidRPr="00BA302F">
              <w:rPr>
                <w:rFonts w:eastAsiaTheme="minorHAnsi"/>
              </w:rPr>
              <w:t>u</w:t>
            </w:r>
            <w:r w:rsidR="001C0881" w:rsidRPr="00BA302F">
              <w:t>pdate the Hajj medical certificate service to feature automated eligibility verification and secure QR-code issuance, incorporating request status tracking, clear error messages, download guidance, and explicit instructions that the certificate must first be requested in person from the health center doctor before online download becomes available.</w:t>
            </w:r>
          </w:p>
        </w:tc>
      </w:tr>
      <w:tr w:rsidR="002163B2" w:rsidRPr="002163B2" w14:paraId="27509590" w14:textId="77777777" w:rsidTr="00D959E9">
        <w:trPr>
          <w:trHeight w:val="418"/>
        </w:trPr>
        <w:tc>
          <w:tcPr>
            <w:tcW w:w="1435" w:type="dxa"/>
          </w:tcPr>
          <w:p w14:paraId="221366F3"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SRS-MAM-001</w:t>
            </w:r>
          </w:p>
        </w:tc>
        <w:tc>
          <w:tcPr>
            <w:tcW w:w="2520" w:type="dxa"/>
          </w:tcPr>
          <w:p w14:paraId="5D61344B"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Book Mammogram Appointment</w:t>
            </w:r>
          </w:p>
        </w:tc>
        <w:tc>
          <w:tcPr>
            <w:tcW w:w="900" w:type="dxa"/>
          </w:tcPr>
          <w:p w14:paraId="75200E0A"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High</w:t>
            </w:r>
          </w:p>
        </w:tc>
        <w:tc>
          <w:tcPr>
            <w:tcW w:w="6477" w:type="dxa"/>
          </w:tcPr>
          <w:p w14:paraId="69C78BF1"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Eligible female users (based on national age criteria) shall be able to schedule, reschedule, or cancel screening appointments.</w:t>
            </w:r>
          </w:p>
        </w:tc>
      </w:tr>
      <w:tr w:rsidR="002163B2" w:rsidRPr="002163B2" w14:paraId="5BEFB8A9" w14:textId="77777777" w:rsidTr="00D959E9">
        <w:trPr>
          <w:trHeight w:val="553"/>
        </w:trPr>
        <w:tc>
          <w:tcPr>
            <w:tcW w:w="1435" w:type="dxa"/>
            <w:hideMark/>
          </w:tcPr>
          <w:p w14:paraId="59867633"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SRS-EXM-001</w:t>
            </w:r>
          </w:p>
        </w:tc>
        <w:tc>
          <w:tcPr>
            <w:tcW w:w="2520" w:type="dxa"/>
            <w:hideMark/>
          </w:tcPr>
          <w:p w14:paraId="167167E8"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Apply for Health Fee Exemption Card</w:t>
            </w:r>
          </w:p>
        </w:tc>
        <w:tc>
          <w:tcPr>
            <w:tcW w:w="900" w:type="dxa"/>
            <w:hideMark/>
          </w:tcPr>
          <w:p w14:paraId="17ABFFE8"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Medium</w:t>
            </w:r>
          </w:p>
        </w:tc>
        <w:tc>
          <w:tcPr>
            <w:tcW w:w="6477" w:type="dxa"/>
            <w:hideMark/>
          </w:tcPr>
          <w:p w14:paraId="3C852BD7"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submit an exemption application with documents and track its status.</w:t>
            </w:r>
          </w:p>
        </w:tc>
      </w:tr>
      <w:tr w:rsidR="002163B2" w:rsidRPr="002163B2" w14:paraId="57D56868" w14:textId="77777777" w:rsidTr="00D959E9">
        <w:trPr>
          <w:trHeight w:val="599"/>
        </w:trPr>
        <w:tc>
          <w:tcPr>
            <w:tcW w:w="1435" w:type="dxa"/>
          </w:tcPr>
          <w:p w14:paraId="168C1845"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SRS-TEL-001</w:t>
            </w:r>
          </w:p>
        </w:tc>
        <w:tc>
          <w:tcPr>
            <w:tcW w:w="2520" w:type="dxa"/>
          </w:tcPr>
          <w:p w14:paraId="178BBF9F"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Access Tele-appointment Instructions</w:t>
            </w:r>
          </w:p>
        </w:tc>
        <w:tc>
          <w:tcPr>
            <w:tcW w:w="900" w:type="dxa"/>
          </w:tcPr>
          <w:p w14:paraId="67430536"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Medium</w:t>
            </w:r>
          </w:p>
        </w:tc>
        <w:tc>
          <w:tcPr>
            <w:tcW w:w="6477" w:type="dxa"/>
          </w:tcPr>
          <w:p w14:paraId="112BC947"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Users shall view interaction guides and dynamic status/access links for their upcoming remote consultations.</w:t>
            </w:r>
          </w:p>
        </w:tc>
      </w:tr>
      <w:tr w:rsidR="002163B2" w:rsidRPr="002163B2" w14:paraId="6A4163BA" w14:textId="77777777" w:rsidTr="00D959E9">
        <w:trPr>
          <w:trHeight w:val="910"/>
        </w:trPr>
        <w:tc>
          <w:tcPr>
            <w:tcW w:w="1435" w:type="dxa"/>
            <w:hideMark/>
          </w:tcPr>
          <w:p w14:paraId="31133FCA"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SRS-MOB-001</w:t>
            </w:r>
          </w:p>
        </w:tc>
        <w:tc>
          <w:tcPr>
            <w:tcW w:w="2520" w:type="dxa"/>
            <w:hideMark/>
          </w:tcPr>
          <w:p w14:paraId="4A82F256"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Request Mobile Medical Unit</w:t>
            </w:r>
          </w:p>
        </w:tc>
        <w:tc>
          <w:tcPr>
            <w:tcW w:w="900" w:type="dxa"/>
            <w:hideMark/>
          </w:tcPr>
          <w:p w14:paraId="1C97B1CC"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Medium</w:t>
            </w:r>
          </w:p>
        </w:tc>
        <w:tc>
          <w:tcPr>
            <w:tcW w:w="6477" w:type="dxa"/>
            <w:hideMark/>
          </w:tcPr>
          <w:p w14:paraId="028CAFD0"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A patient or verified family member shall request a home visit.</w:t>
            </w:r>
          </w:p>
        </w:tc>
      </w:tr>
      <w:tr w:rsidR="002163B2" w:rsidRPr="002163B2" w14:paraId="48B62362" w14:textId="77777777" w:rsidTr="00D959E9">
        <w:trPr>
          <w:trHeight w:val="599"/>
        </w:trPr>
        <w:tc>
          <w:tcPr>
            <w:tcW w:w="1435" w:type="dxa"/>
            <w:hideMark/>
          </w:tcPr>
          <w:p w14:paraId="699BB402"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SRS-DOC-001</w:t>
            </w:r>
          </w:p>
        </w:tc>
        <w:tc>
          <w:tcPr>
            <w:tcW w:w="2520" w:type="dxa"/>
            <w:hideMark/>
          </w:tcPr>
          <w:p w14:paraId="15558E9D"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Change Family Doctor</w:t>
            </w:r>
          </w:p>
        </w:tc>
        <w:tc>
          <w:tcPr>
            <w:tcW w:w="900" w:type="dxa"/>
            <w:hideMark/>
          </w:tcPr>
          <w:p w14:paraId="0E4CE75E"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Medium</w:t>
            </w:r>
          </w:p>
        </w:tc>
        <w:tc>
          <w:tcPr>
            <w:tcW w:w="6477" w:type="dxa"/>
            <w:hideMark/>
          </w:tcPr>
          <w:p w14:paraId="3754BBD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browse available doctors and request reassignment.</w:t>
            </w:r>
          </w:p>
        </w:tc>
      </w:tr>
      <w:tr w:rsidR="002163B2" w:rsidRPr="002163B2" w14:paraId="64C2BAB2" w14:textId="77777777" w:rsidTr="00D959E9">
        <w:trPr>
          <w:trHeight w:val="554"/>
        </w:trPr>
        <w:tc>
          <w:tcPr>
            <w:tcW w:w="1435" w:type="dxa"/>
            <w:hideMark/>
          </w:tcPr>
          <w:p w14:paraId="0E78340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SRS-FAM-001</w:t>
            </w:r>
          </w:p>
        </w:tc>
        <w:tc>
          <w:tcPr>
            <w:tcW w:w="2520" w:type="dxa"/>
            <w:hideMark/>
          </w:tcPr>
          <w:p w14:paraId="346FD63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Manage Family Member Profiles</w:t>
            </w:r>
          </w:p>
        </w:tc>
        <w:tc>
          <w:tcPr>
            <w:tcW w:w="900" w:type="dxa"/>
            <w:hideMark/>
          </w:tcPr>
          <w:p w14:paraId="4178E8BF"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Medium</w:t>
            </w:r>
          </w:p>
        </w:tc>
        <w:tc>
          <w:tcPr>
            <w:tcW w:w="6477" w:type="dxa"/>
            <w:hideMark/>
          </w:tcPr>
          <w:p w14:paraId="5685C426"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Users shall view and manage linked family member profiles.</w:t>
            </w:r>
          </w:p>
        </w:tc>
      </w:tr>
      <w:tr w:rsidR="002163B2" w:rsidRPr="002163B2" w14:paraId="272D5866" w14:textId="77777777" w:rsidTr="00D959E9">
        <w:trPr>
          <w:trHeight w:val="888"/>
        </w:trPr>
        <w:tc>
          <w:tcPr>
            <w:tcW w:w="1435" w:type="dxa"/>
          </w:tcPr>
          <w:p w14:paraId="1D813727"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SRS-REP-001</w:t>
            </w:r>
          </w:p>
        </w:tc>
        <w:tc>
          <w:tcPr>
            <w:tcW w:w="2520" w:type="dxa"/>
          </w:tcPr>
          <w:p w14:paraId="012D89A5"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Request Medical Reports &amp; Certificates</w:t>
            </w:r>
          </w:p>
        </w:tc>
        <w:tc>
          <w:tcPr>
            <w:tcW w:w="900" w:type="dxa"/>
          </w:tcPr>
          <w:p w14:paraId="4B06347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Medium</w:t>
            </w:r>
          </w:p>
        </w:tc>
        <w:tc>
          <w:tcPr>
            <w:tcW w:w="6477" w:type="dxa"/>
          </w:tcPr>
          <w:p w14:paraId="4816A10D"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eastAsiaTheme="minorHAnsi" w:hAnsiTheme="majorBidi" w:cstheme="majorBidi"/>
                <w:kern w:val="2"/>
                <w14:ligatures w14:val="standardContextual"/>
              </w:rPr>
              <w:t>Users shall submit requests for official medical reports from past visits, pay fees if applicable, and download signed digital copies.</w:t>
            </w:r>
          </w:p>
        </w:tc>
      </w:tr>
      <w:tr w:rsidR="002163B2" w:rsidRPr="002163B2" w14:paraId="73468ECA" w14:textId="77777777" w:rsidTr="00D959E9">
        <w:trPr>
          <w:trHeight w:val="888"/>
        </w:trPr>
        <w:tc>
          <w:tcPr>
            <w:tcW w:w="1435" w:type="dxa"/>
          </w:tcPr>
          <w:p w14:paraId="11A51162" w14:textId="1EB3724F"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SRS-DC</w:t>
            </w:r>
            <w:r w:rsidR="00FC5C69">
              <w:rPr>
                <w:rFonts w:asciiTheme="majorBidi" w:eastAsiaTheme="minorHAnsi" w:hAnsiTheme="majorBidi" w:cstheme="majorBidi"/>
                <w:kern w:val="2"/>
                <w14:ligatures w14:val="standardContextual"/>
              </w:rPr>
              <w:t>V</w:t>
            </w:r>
            <w:r w:rsidRPr="00BA302F">
              <w:rPr>
                <w:rFonts w:asciiTheme="majorBidi" w:eastAsiaTheme="minorHAnsi" w:hAnsiTheme="majorBidi" w:cstheme="majorBidi"/>
                <w:kern w:val="2"/>
                <w14:ligatures w14:val="standardContextual"/>
              </w:rPr>
              <w:t>-001</w:t>
            </w:r>
          </w:p>
        </w:tc>
        <w:tc>
          <w:tcPr>
            <w:tcW w:w="2520" w:type="dxa"/>
          </w:tcPr>
          <w:p w14:paraId="0498854B"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Doctor Capacity Verification</w:t>
            </w:r>
          </w:p>
        </w:tc>
        <w:tc>
          <w:tcPr>
            <w:tcW w:w="900" w:type="dxa"/>
          </w:tcPr>
          <w:p w14:paraId="6A3E338F"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Medium</w:t>
            </w:r>
          </w:p>
        </w:tc>
        <w:tc>
          <w:tcPr>
            <w:tcW w:w="6477" w:type="dxa"/>
          </w:tcPr>
          <w:p w14:paraId="6F4CE052" w14:textId="77777777" w:rsidR="002163B2" w:rsidRPr="00BA302F" w:rsidRDefault="002163B2" w:rsidP="00B87F87">
            <w:pPr>
              <w:spacing w:after="160"/>
              <w:jc w:val="both"/>
              <w:rPr>
                <w:rFonts w:asciiTheme="majorBidi" w:eastAsiaTheme="minorHAnsi" w:hAnsiTheme="majorBidi" w:cstheme="majorBidi"/>
                <w:kern w:val="2"/>
                <w14:ligatures w14:val="standardContextual"/>
              </w:rPr>
            </w:pPr>
            <w:r w:rsidRPr="00BA302F">
              <w:rPr>
                <w:rFonts w:asciiTheme="majorBidi" w:eastAsiaTheme="minorHAnsi" w:hAnsiTheme="majorBidi" w:cstheme="majorBidi"/>
                <w:kern w:val="2"/>
                <w14:ligatures w14:val="standardContextual"/>
              </w:rPr>
              <w:t>The system shall automatically verify that the selected family doctor has available quota before confirming reassignment</w:t>
            </w:r>
          </w:p>
        </w:tc>
      </w:tr>
      <w:tr w:rsidR="002163B2" w:rsidRPr="002163B2" w14:paraId="4BD69814" w14:textId="77777777" w:rsidTr="00D959E9">
        <w:trPr>
          <w:trHeight w:val="577"/>
        </w:trPr>
        <w:tc>
          <w:tcPr>
            <w:tcW w:w="1435" w:type="dxa"/>
            <w:hideMark/>
          </w:tcPr>
          <w:p w14:paraId="74E0D5E3"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SRS-RES-001</w:t>
            </w:r>
          </w:p>
        </w:tc>
        <w:tc>
          <w:tcPr>
            <w:tcW w:w="2520" w:type="dxa"/>
            <w:hideMark/>
          </w:tcPr>
          <w:p w14:paraId="707A6511"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Submit PHC Research Application</w:t>
            </w:r>
          </w:p>
        </w:tc>
        <w:tc>
          <w:tcPr>
            <w:tcW w:w="900" w:type="dxa"/>
            <w:hideMark/>
          </w:tcPr>
          <w:p w14:paraId="228423E8"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Low</w:t>
            </w:r>
          </w:p>
        </w:tc>
        <w:tc>
          <w:tcPr>
            <w:tcW w:w="6477" w:type="dxa"/>
            <w:hideMark/>
          </w:tcPr>
          <w:p w14:paraId="42622FF5" w14:textId="77777777" w:rsidR="002163B2" w:rsidRPr="00BA302F" w:rsidRDefault="002163B2" w:rsidP="00B87F87">
            <w:pPr>
              <w:spacing w:after="160"/>
              <w:jc w:val="both"/>
              <w:rPr>
                <w:rFonts w:asciiTheme="majorBidi" w:hAnsiTheme="majorBidi" w:cstheme="majorBidi"/>
                <w:kern w:val="2"/>
                <w14:ligatures w14:val="standardContextual"/>
              </w:rPr>
            </w:pPr>
            <w:r w:rsidRPr="00BA302F">
              <w:rPr>
                <w:rFonts w:asciiTheme="majorBidi" w:hAnsiTheme="majorBidi" w:cstheme="majorBidi"/>
                <w:kern w:val="2"/>
                <w14:ligatures w14:val="standardContextual"/>
              </w:rPr>
              <w:t>Researchers shall submit and track research proposals.</w:t>
            </w:r>
          </w:p>
        </w:tc>
      </w:tr>
    </w:tbl>
    <w:p w14:paraId="13C1FDFB" w14:textId="42981864" w:rsidR="003B3BB5" w:rsidRDefault="00B428DE" w:rsidP="00B87F87">
      <w:pPr>
        <w:tabs>
          <w:tab w:val="left" w:pos="1865"/>
        </w:tabs>
        <w:spacing w:after="240"/>
        <w:jc w:val="both"/>
      </w:pPr>
      <w:r>
        <w:rPr>
          <w:b/>
          <w:bCs/>
          <w:sz w:val="28"/>
          <w:szCs w:val="28"/>
        </w:rPr>
        <w:t>6</w:t>
      </w:r>
      <w:r w:rsidR="00AA7320" w:rsidRPr="00D959E9">
        <w:rPr>
          <w:b/>
          <w:bCs/>
          <w:sz w:val="28"/>
          <w:szCs w:val="28"/>
        </w:rPr>
        <w:t>.1 Functional Requirements</w:t>
      </w:r>
    </w:p>
    <w:p w14:paraId="6F1ECB4E" w14:textId="77777777" w:rsidR="004C0D71" w:rsidRDefault="004C0D71" w:rsidP="00B87F87">
      <w:pPr>
        <w:jc w:val="both"/>
      </w:pPr>
    </w:p>
    <w:p w14:paraId="3FEB65B1" w14:textId="77777777" w:rsidR="00E00C3C" w:rsidRDefault="00E00C3C" w:rsidP="00B87F87">
      <w:pPr>
        <w:jc w:val="both"/>
      </w:pPr>
    </w:p>
    <w:p w14:paraId="5EDFDBC2" w14:textId="77777777" w:rsidR="003B3BB5" w:rsidRDefault="003B3BB5" w:rsidP="00B87F87">
      <w:pPr>
        <w:jc w:val="both"/>
      </w:pPr>
    </w:p>
    <w:p w14:paraId="373AAC0D" w14:textId="77777777" w:rsidR="00373AB0" w:rsidRDefault="00373AB0" w:rsidP="00B87F87">
      <w:pPr>
        <w:jc w:val="both"/>
      </w:pPr>
    </w:p>
    <w:p w14:paraId="4296A714" w14:textId="77777777" w:rsidR="00373AB0" w:rsidRDefault="00373AB0" w:rsidP="00B87F87">
      <w:pPr>
        <w:jc w:val="both"/>
      </w:pPr>
    </w:p>
    <w:p w14:paraId="0D7FE29C" w14:textId="77777777" w:rsidR="00373AB0" w:rsidRDefault="00373AB0" w:rsidP="00B87F87">
      <w:pPr>
        <w:jc w:val="both"/>
      </w:pPr>
    </w:p>
    <w:p w14:paraId="3DF4641A" w14:textId="0E313AAA" w:rsidR="00A94EC4" w:rsidRPr="00373AB0" w:rsidRDefault="00B428DE" w:rsidP="00B87F87">
      <w:pPr>
        <w:tabs>
          <w:tab w:val="left" w:pos="1865"/>
        </w:tabs>
        <w:jc w:val="both"/>
        <w:rPr>
          <w:b/>
          <w:bCs/>
          <w:sz w:val="28"/>
          <w:szCs w:val="28"/>
        </w:rPr>
      </w:pPr>
      <w:r>
        <w:rPr>
          <w:b/>
          <w:bCs/>
          <w:sz w:val="28"/>
          <w:szCs w:val="28"/>
        </w:rPr>
        <w:lastRenderedPageBreak/>
        <w:t>6</w:t>
      </w:r>
      <w:r w:rsidR="000848D7" w:rsidRPr="00373AB0">
        <w:rPr>
          <w:b/>
          <w:bCs/>
          <w:sz w:val="28"/>
          <w:szCs w:val="28"/>
        </w:rPr>
        <w:t>.2 Non-Functional Requirements</w:t>
      </w:r>
    </w:p>
    <w:tbl>
      <w:tblPr>
        <w:tblStyle w:val="TableGrid"/>
        <w:tblpPr w:leftFromText="180" w:rightFromText="180" w:vertAnchor="text" w:horzAnchor="margin" w:tblpXSpec="center" w:tblpY="186"/>
        <w:tblW w:w="11339" w:type="dxa"/>
        <w:tblLook w:val="04A0" w:firstRow="1" w:lastRow="0" w:firstColumn="1" w:lastColumn="0" w:noHBand="0" w:noVBand="1"/>
      </w:tblPr>
      <w:tblGrid>
        <w:gridCol w:w="1681"/>
        <w:gridCol w:w="2404"/>
        <w:gridCol w:w="894"/>
        <w:gridCol w:w="6360"/>
      </w:tblGrid>
      <w:tr w:rsidR="00473C47" w:rsidRPr="00473C47" w14:paraId="022FF9B0" w14:textId="77777777" w:rsidTr="000E5861">
        <w:tc>
          <w:tcPr>
            <w:tcW w:w="1705" w:type="dxa"/>
            <w:shd w:val="clear" w:color="auto" w:fill="153D63" w:themeFill="text2" w:themeFillTint="E6"/>
            <w:hideMark/>
          </w:tcPr>
          <w:p w14:paraId="49DED975"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ID</w:t>
            </w:r>
          </w:p>
        </w:tc>
        <w:tc>
          <w:tcPr>
            <w:tcW w:w="2430" w:type="dxa"/>
            <w:shd w:val="clear" w:color="auto" w:fill="153D63" w:themeFill="text2" w:themeFillTint="E6"/>
            <w:hideMark/>
          </w:tcPr>
          <w:p w14:paraId="054946A2"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Title</w:t>
            </w:r>
          </w:p>
        </w:tc>
        <w:tc>
          <w:tcPr>
            <w:tcW w:w="720" w:type="dxa"/>
            <w:shd w:val="clear" w:color="auto" w:fill="153D63" w:themeFill="text2" w:themeFillTint="E6"/>
            <w:hideMark/>
          </w:tcPr>
          <w:p w14:paraId="67276242"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Priority</w:t>
            </w:r>
          </w:p>
        </w:tc>
        <w:tc>
          <w:tcPr>
            <w:tcW w:w="6484" w:type="dxa"/>
            <w:shd w:val="clear" w:color="auto" w:fill="153D63" w:themeFill="text2" w:themeFillTint="E6"/>
            <w:hideMark/>
          </w:tcPr>
          <w:p w14:paraId="6CF15AA9"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Description</w:t>
            </w:r>
          </w:p>
        </w:tc>
      </w:tr>
      <w:tr w:rsidR="00473C47" w:rsidRPr="00473C47" w14:paraId="08107CB6" w14:textId="77777777" w:rsidTr="000E5861">
        <w:tc>
          <w:tcPr>
            <w:tcW w:w="1705" w:type="dxa"/>
            <w:hideMark/>
          </w:tcPr>
          <w:p w14:paraId="058A84D2"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SRS-NFR-001</w:t>
            </w:r>
          </w:p>
        </w:tc>
        <w:tc>
          <w:tcPr>
            <w:tcW w:w="2430" w:type="dxa"/>
            <w:hideMark/>
          </w:tcPr>
          <w:p w14:paraId="2E162264"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Security</w:t>
            </w:r>
          </w:p>
        </w:tc>
        <w:tc>
          <w:tcPr>
            <w:tcW w:w="720" w:type="dxa"/>
            <w:hideMark/>
          </w:tcPr>
          <w:p w14:paraId="22322658"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High</w:t>
            </w:r>
          </w:p>
        </w:tc>
        <w:tc>
          <w:tcPr>
            <w:tcW w:w="6484" w:type="dxa"/>
            <w:hideMark/>
          </w:tcPr>
          <w:p w14:paraId="78F5C842"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All user and government-registry data shall be encrypted in transit and at rest.</w:t>
            </w:r>
          </w:p>
        </w:tc>
      </w:tr>
      <w:tr w:rsidR="00473C47" w:rsidRPr="00473C47" w14:paraId="70E7821D" w14:textId="77777777" w:rsidTr="000E5861">
        <w:tc>
          <w:tcPr>
            <w:tcW w:w="1705" w:type="dxa"/>
            <w:hideMark/>
          </w:tcPr>
          <w:p w14:paraId="7B8CFD33"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SRS-NFR-002</w:t>
            </w:r>
          </w:p>
        </w:tc>
        <w:tc>
          <w:tcPr>
            <w:tcW w:w="2430" w:type="dxa"/>
            <w:hideMark/>
          </w:tcPr>
          <w:p w14:paraId="6ADA785F"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Usability &amp; Accessibility</w:t>
            </w:r>
          </w:p>
        </w:tc>
        <w:tc>
          <w:tcPr>
            <w:tcW w:w="720" w:type="dxa"/>
            <w:hideMark/>
          </w:tcPr>
          <w:p w14:paraId="5A48D59D"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High</w:t>
            </w:r>
          </w:p>
        </w:tc>
        <w:tc>
          <w:tcPr>
            <w:tcW w:w="6484" w:type="dxa"/>
            <w:hideMark/>
          </w:tcPr>
          <w:p w14:paraId="3737C0AD"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Large tap targets, high-contrast text, and minimal steps shall support elderly and determined patients.</w:t>
            </w:r>
          </w:p>
        </w:tc>
      </w:tr>
      <w:tr w:rsidR="00473C47" w:rsidRPr="00473C47" w14:paraId="5771AEBE" w14:textId="77777777" w:rsidTr="000E5861">
        <w:tc>
          <w:tcPr>
            <w:tcW w:w="1705" w:type="dxa"/>
            <w:hideMark/>
          </w:tcPr>
          <w:p w14:paraId="7C77877F"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SRS-NFR-003</w:t>
            </w:r>
          </w:p>
        </w:tc>
        <w:tc>
          <w:tcPr>
            <w:tcW w:w="2430" w:type="dxa"/>
            <w:hideMark/>
          </w:tcPr>
          <w:p w14:paraId="109601CF"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Performance</w:t>
            </w:r>
          </w:p>
        </w:tc>
        <w:tc>
          <w:tcPr>
            <w:tcW w:w="720" w:type="dxa"/>
            <w:hideMark/>
          </w:tcPr>
          <w:p w14:paraId="65D0209D"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Medium</w:t>
            </w:r>
          </w:p>
        </w:tc>
        <w:tc>
          <w:tcPr>
            <w:tcW w:w="6484" w:type="dxa"/>
            <w:hideMark/>
          </w:tcPr>
          <w:p w14:paraId="7C800CA2"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Core actions (e.g. center matching) shall complete within 3 seconds under normal conditions.</w:t>
            </w:r>
          </w:p>
        </w:tc>
      </w:tr>
      <w:tr w:rsidR="00473C47" w:rsidRPr="00473C47" w14:paraId="4BC3CDBD" w14:textId="77777777" w:rsidTr="000E5861">
        <w:tc>
          <w:tcPr>
            <w:tcW w:w="1705" w:type="dxa"/>
            <w:hideMark/>
          </w:tcPr>
          <w:p w14:paraId="3F498DA9"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SRS-NFR-004</w:t>
            </w:r>
          </w:p>
        </w:tc>
        <w:tc>
          <w:tcPr>
            <w:tcW w:w="2430" w:type="dxa"/>
            <w:hideMark/>
          </w:tcPr>
          <w:p w14:paraId="03CC4FAF"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Reliability</w:t>
            </w:r>
          </w:p>
        </w:tc>
        <w:tc>
          <w:tcPr>
            <w:tcW w:w="720" w:type="dxa"/>
            <w:hideMark/>
          </w:tcPr>
          <w:p w14:paraId="5019A465"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High</w:t>
            </w:r>
          </w:p>
        </w:tc>
        <w:tc>
          <w:tcPr>
            <w:tcW w:w="6484" w:type="dxa"/>
            <w:hideMark/>
          </w:tcPr>
          <w:p w14:paraId="02C49CE6"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Critical transactions (e.g. card issuance) shall be atomic and recover gracefully from failure.</w:t>
            </w:r>
          </w:p>
        </w:tc>
      </w:tr>
      <w:tr w:rsidR="00473C47" w:rsidRPr="00473C47" w14:paraId="65FFAD42" w14:textId="77777777" w:rsidTr="000E5861">
        <w:tc>
          <w:tcPr>
            <w:tcW w:w="1705" w:type="dxa"/>
            <w:hideMark/>
          </w:tcPr>
          <w:p w14:paraId="31B8AF9E"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SRS-NFR-005</w:t>
            </w:r>
          </w:p>
        </w:tc>
        <w:tc>
          <w:tcPr>
            <w:tcW w:w="2430" w:type="dxa"/>
            <w:hideMark/>
          </w:tcPr>
          <w:p w14:paraId="153616B8"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Availability</w:t>
            </w:r>
          </w:p>
        </w:tc>
        <w:tc>
          <w:tcPr>
            <w:tcW w:w="720" w:type="dxa"/>
            <w:hideMark/>
          </w:tcPr>
          <w:p w14:paraId="57124DE9"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Medium</w:t>
            </w:r>
          </w:p>
        </w:tc>
        <w:tc>
          <w:tcPr>
            <w:tcW w:w="6484" w:type="dxa"/>
            <w:hideMark/>
          </w:tcPr>
          <w:p w14:paraId="7443BEE8"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 xml:space="preserve">Core PHC </w:t>
            </w:r>
            <w:proofErr w:type="gramStart"/>
            <w:r w:rsidRPr="004C0D71">
              <w:rPr>
                <w:rFonts w:asciiTheme="majorBidi" w:hAnsiTheme="majorBidi" w:cstheme="majorBidi"/>
              </w:rPr>
              <w:t>services shall</w:t>
            </w:r>
            <w:proofErr w:type="gramEnd"/>
            <w:r w:rsidRPr="004C0D71">
              <w:rPr>
                <w:rFonts w:asciiTheme="majorBidi" w:hAnsiTheme="majorBidi" w:cstheme="majorBidi"/>
              </w:rPr>
              <w:t xml:space="preserve"> remain available 99.5% of the time.</w:t>
            </w:r>
          </w:p>
        </w:tc>
      </w:tr>
      <w:tr w:rsidR="00473C47" w:rsidRPr="00473C47" w14:paraId="7AFC63A8" w14:textId="77777777" w:rsidTr="000E5861">
        <w:tc>
          <w:tcPr>
            <w:tcW w:w="1705" w:type="dxa"/>
            <w:hideMark/>
          </w:tcPr>
          <w:p w14:paraId="1CA6BB3C"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SRS-NFR-006</w:t>
            </w:r>
          </w:p>
        </w:tc>
        <w:tc>
          <w:tcPr>
            <w:tcW w:w="2430" w:type="dxa"/>
            <w:hideMark/>
          </w:tcPr>
          <w:p w14:paraId="4369A2BF"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Compatibility</w:t>
            </w:r>
          </w:p>
        </w:tc>
        <w:tc>
          <w:tcPr>
            <w:tcW w:w="720" w:type="dxa"/>
            <w:hideMark/>
          </w:tcPr>
          <w:p w14:paraId="46954AD5"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Medium</w:t>
            </w:r>
          </w:p>
        </w:tc>
        <w:tc>
          <w:tcPr>
            <w:tcW w:w="6484" w:type="dxa"/>
            <w:hideMark/>
          </w:tcPr>
          <w:p w14:paraId="6864B839"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The app shall function consistently across supported mobile OS versions and modern browsers.</w:t>
            </w:r>
          </w:p>
        </w:tc>
      </w:tr>
      <w:tr w:rsidR="00473C47" w:rsidRPr="00473C47" w14:paraId="49033FDA" w14:textId="77777777" w:rsidTr="000E5861">
        <w:tc>
          <w:tcPr>
            <w:tcW w:w="1705" w:type="dxa"/>
            <w:hideMark/>
          </w:tcPr>
          <w:p w14:paraId="3F881506"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SRS-NFR-007</w:t>
            </w:r>
          </w:p>
        </w:tc>
        <w:tc>
          <w:tcPr>
            <w:tcW w:w="2430" w:type="dxa"/>
            <w:hideMark/>
          </w:tcPr>
          <w:p w14:paraId="629B5DB8"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Localization</w:t>
            </w:r>
          </w:p>
        </w:tc>
        <w:tc>
          <w:tcPr>
            <w:tcW w:w="720" w:type="dxa"/>
            <w:hideMark/>
          </w:tcPr>
          <w:p w14:paraId="7D67542D"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High</w:t>
            </w:r>
          </w:p>
        </w:tc>
        <w:tc>
          <w:tcPr>
            <w:tcW w:w="6484" w:type="dxa"/>
            <w:hideMark/>
          </w:tcPr>
          <w:p w14:paraId="0015379D"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The system shall support Arabic and English, including full right-to-left layout.</w:t>
            </w:r>
          </w:p>
        </w:tc>
      </w:tr>
      <w:tr w:rsidR="00473C47" w:rsidRPr="00473C47" w14:paraId="520BC946" w14:textId="77777777" w:rsidTr="000E5861">
        <w:tc>
          <w:tcPr>
            <w:tcW w:w="1705" w:type="dxa"/>
            <w:hideMark/>
          </w:tcPr>
          <w:p w14:paraId="1CB5626B" w14:textId="77777777" w:rsidR="00473C47" w:rsidRPr="004C0D71" w:rsidRDefault="00473C47" w:rsidP="00B87F87">
            <w:pPr>
              <w:jc w:val="both"/>
              <w:rPr>
                <w:rFonts w:asciiTheme="majorBidi" w:hAnsiTheme="majorBidi" w:cstheme="majorBidi"/>
                <w:b/>
                <w:bCs/>
              </w:rPr>
            </w:pPr>
            <w:r w:rsidRPr="004C0D71">
              <w:rPr>
                <w:rFonts w:asciiTheme="majorBidi" w:hAnsiTheme="majorBidi" w:cstheme="majorBidi"/>
                <w:b/>
                <w:bCs/>
              </w:rPr>
              <w:t>SRS-NFR-008</w:t>
            </w:r>
          </w:p>
        </w:tc>
        <w:tc>
          <w:tcPr>
            <w:tcW w:w="2430" w:type="dxa"/>
            <w:hideMark/>
          </w:tcPr>
          <w:p w14:paraId="758D6A46"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Legal &amp; Ethical Compliance</w:t>
            </w:r>
          </w:p>
        </w:tc>
        <w:tc>
          <w:tcPr>
            <w:tcW w:w="720" w:type="dxa"/>
            <w:hideMark/>
          </w:tcPr>
          <w:p w14:paraId="4D33039A"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High</w:t>
            </w:r>
          </w:p>
        </w:tc>
        <w:tc>
          <w:tcPr>
            <w:tcW w:w="6484" w:type="dxa"/>
            <w:hideMark/>
          </w:tcPr>
          <w:p w14:paraId="391E14AB" w14:textId="77777777" w:rsidR="00473C47" w:rsidRPr="004C0D71" w:rsidRDefault="00473C47" w:rsidP="00B87F87">
            <w:pPr>
              <w:jc w:val="both"/>
              <w:rPr>
                <w:rFonts w:asciiTheme="majorBidi" w:hAnsiTheme="majorBidi" w:cstheme="majorBidi"/>
              </w:rPr>
            </w:pPr>
            <w:r w:rsidRPr="004C0D71">
              <w:rPr>
                <w:rFonts w:asciiTheme="majorBidi" w:hAnsiTheme="majorBidi" w:cstheme="majorBidi"/>
              </w:rPr>
              <w:t>The system shall comply with MOH and government data-protection standards.</w:t>
            </w:r>
          </w:p>
        </w:tc>
      </w:tr>
    </w:tbl>
    <w:p w14:paraId="4A1D7CCA" w14:textId="77777777" w:rsidR="000848D7" w:rsidRDefault="000848D7" w:rsidP="00B87F87">
      <w:pPr>
        <w:jc w:val="both"/>
      </w:pPr>
    </w:p>
    <w:p w14:paraId="4DC93E83" w14:textId="6365C620" w:rsidR="00961D6E" w:rsidRPr="000E5861" w:rsidRDefault="00B428DE" w:rsidP="001C4749">
      <w:pPr>
        <w:pStyle w:val="Heading1"/>
        <w:spacing w:before="240" w:after="240"/>
        <w:jc w:val="center"/>
        <w:rPr>
          <w:b/>
          <w:bCs/>
          <w:color w:val="auto"/>
        </w:rPr>
      </w:pPr>
      <w:bookmarkStart w:id="83" w:name="_Toc236913116"/>
      <w:r>
        <w:rPr>
          <w:b/>
          <w:bCs/>
          <w:color w:val="auto"/>
        </w:rPr>
        <w:t>7</w:t>
      </w:r>
      <w:r w:rsidR="00B94519" w:rsidRPr="000E5861">
        <w:rPr>
          <w:b/>
          <w:bCs/>
          <w:color w:val="auto"/>
        </w:rPr>
        <w:t>. Recommendations</w:t>
      </w:r>
      <w:bookmarkEnd w:id="83"/>
    </w:p>
    <w:p w14:paraId="56E67875" w14:textId="77777777" w:rsidR="001405A1" w:rsidRPr="00CD07B4" w:rsidRDefault="001405A1" w:rsidP="00B87F87">
      <w:pPr>
        <w:spacing w:after="120" w:line="276" w:lineRule="auto"/>
        <w:ind w:firstLine="720"/>
        <w:jc w:val="both"/>
        <w:rPr>
          <w:sz w:val="22"/>
          <w:szCs w:val="22"/>
        </w:rPr>
      </w:pPr>
      <w:r w:rsidRPr="00CD07B4">
        <w:rPr>
          <w:sz w:val="22"/>
          <w:szCs w:val="22"/>
        </w:rPr>
        <w:t>The following recommendations feed directly into Phase 2 (service priorities, personas, user journeys). These are directional — not full solution designs.</w:t>
      </w:r>
    </w:p>
    <w:p w14:paraId="62A814CA" w14:textId="77777777" w:rsidR="001405A1" w:rsidRPr="00CD07B4" w:rsidRDefault="001405A1" w:rsidP="00B87F87">
      <w:pPr>
        <w:spacing w:after="80"/>
        <w:jc w:val="both"/>
        <w:rPr>
          <w:sz w:val="22"/>
          <w:szCs w:val="22"/>
        </w:rPr>
      </w:pPr>
      <w:r w:rsidRPr="00CD07B4">
        <w:rPr>
          <w:b/>
          <w:bCs/>
          <w:sz w:val="22"/>
          <w:szCs w:val="22"/>
        </w:rPr>
        <w:t>1. Prioritize booking appointments as the highest-impact redesign target.</w:t>
      </w:r>
    </w:p>
    <w:p w14:paraId="653285FD" w14:textId="61921C2D" w:rsidR="001405A1" w:rsidRPr="00CD07B4" w:rsidRDefault="001405A1" w:rsidP="00B87F87">
      <w:pPr>
        <w:spacing w:after="120" w:line="276" w:lineRule="auto"/>
        <w:jc w:val="both"/>
        <w:rPr>
          <w:sz w:val="22"/>
          <w:szCs w:val="22"/>
        </w:rPr>
      </w:pPr>
      <w:r w:rsidRPr="00CD07B4">
        <w:rPr>
          <w:sz w:val="22"/>
          <w:szCs w:val="22"/>
        </w:rPr>
        <w:t>With 91% usage and 65% problem rate, booking is the single service that will define whether Naraak succeeds or fails in users' eyes. The redesign must introduce a time-first booking path alongside the existing doctor-first path and address the slot availability gap between what the app shows and what health centers actually have.</w:t>
      </w:r>
    </w:p>
    <w:p w14:paraId="5E4B175F" w14:textId="77777777" w:rsidR="001405A1" w:rsidRPr="00CD07B4" w:rsidRDefault="001405A1" w:rsidP="00B87F87">
      <w:pPr>
        <w:spacing w:after="80"/>
        <w:jc w:val="both"/>
        <w:rPr>
          <w:sz w:val="22"/>
          <w:szCs w:val="22"/>
        </w:rPr>
      </w:pPr>
      <w:r w:rsidRPr="00CD07B4">
        <w:rPr>
          <w:b/>
          <w:bCs/>
          <w:sz w:val="22"/>
          <w:szCs w:val="22"/>
        </w:rPr>
        <w:t>2. Consolidate PHC services into a single dedicated platform.</w:t>
      </w:r>
    </w:p>
    <w:p w14:paraId="01CC76E6" w14:textId="77777777" w:rsidR="001405A1" w:rsidRPr="00CD07B4" w:rsidRDefault="001405A1" w:rsidP="00B87F87">
      <w:pPr>
        <w:spacing w:after="120" w:line="276" w:lineRule="auto"/>
        <w:jc w:val="both"/>
        <w:rPr>
          <w:sz w:val="22"/>
          <w:szCs w:val="22"/>
        </w:rPr>
      </w:pPr>
      <w:r w:rsidRPr="00CD07B4">
        <w:rPr>
          <w:sz w:val="22"/>
          <w:szCs w:val="22"/>
        </w:rPr>
        <w:t xml:space="preserve">The fragmentation finding is systemic: patients use 3 platforms, and ease-of-finding scores are lowest on the MOH website (3.0/5). </w:t>
      </w:r>
      <w:proofErr w:type="spellStart"/>
      <w:r w:rsidRPr="00CD07B4">
        <w:rPr>
          <w:sz w:val="22"/>
          <w:szCs w:val="22"/>
        </w:rPr>
        <w:t>Naraak's</w:t>
      </w:r>
      <w:proofErr w:type="spellEnd"/>
      <w:r w:rsidRPr="00CD07B4">
        <w:rPr>
          <w:sz w:val="22"/>
          <w:szCs w:val="22"/>
        </w:rPr>
        <w:t xml:space="preserve"> core value proposition — one place for all PHC services — is validated by the data.</w:t>
      </w:r>
    </w:p>
    <w:p w14:paraId="1BFA11CD" w14:textId="4D2FFCC8" w:rsidR="001405A1" w:rsidRPr="00CD07B4" w:rsidRDefault="001405A1" w:rsidP="00B87F87">
      <w:pPr>
        <w:spacing w:after="80"/>
        <w:jc w:val="both"/>
        <w:rPr>
          <w:sz w:val="22"/>
          <w:szCs w:val="22"/>
        </w:rPr>
      </w:pPr>
      <w:r w:rsidRPr="00CD07B4">
        <w:rPr>
          <w:b/>
          <w:bCs/>
          <w:sz w:val="22"/>
          <w:szCs w:val="22"/>
        </w:rPr>
        <w:t xml:space="preserve">3. Build </w:t>
      </w:r>
      <w:proofErr w:type="gramStart"/>
      <w:r w:rsidRPr="00CD07B4">
        <w:rPr>
          <w:b/>
          <w:bCs/>
          <w:sz w:val="22"/>
          <w:szCs w:val="22"/>
        </w:rPr>
        <w:t>an</w:t>
      </w:r>
      <w:proofErr w:type="gramEnd"/>
      <w:r w:rsidRPr="00CD07B4">
        <w:rPr>
          <w:b/>
          <w:bCs/>
          <w:sz w:val="22"/>
          <w:szCs w:val="22"/>
        </w:rPr>
        <w:t xml:space="preserve"> </w:t>
      </w:r>
      <w:r w:rsidR="001C38AB" w:rsidRPr="00CD07B4">
        <w:rPr>
          <w:b/>
          <w:bCs/>
          <w:sz w:val="22"/>
          <w:szCs w:val="22"/>
        </w:rPr>
        <w:t>patient</w:t>
      </w:r>
      <w:r w:rsidRPr="00CD07B4">
        <w:rPr>
          <w:b/>
          <w:bCs/>
          <w:sz w:val="22"/>
          <w:szCs w:val="22"/>
        </w:rPr>
        <w:t>-first information architecture.</w:t>
      </w:r>
    </w:p>
    <w:p w14:paraId="63899A73" w14:textId="77777777" w:rsidR="001405A1" w:rsidRPr="00CD07B4" w:rsidRDefault="001405A1" w:rsidP="00B87F87">
      <w:pPr>
        <w:spacing w:after="120" w:line="276" w:lineRule="auto"/>
        <w:jc w:val="both"/>
        <w:rPr>
          <w:sz w:val="22"/>
          <w:szCs w:val="22"/>
        </w:rPr>
      </w:pPr>
      <w:r w:rsidRPr="00CD07B4">
        <w:rPr>
          <w:sz w:val="22"/>
          <w:szCs w:val="22"/>
        </w:rPr>
        <w:t xml:space="preserve">68% of patients requested simple/clear navigation. Display preference data supports a card-based layout with </w:t>
      </w:r>
      <w:proofErr w:type="gramStart"/>
      <w:r w:rsidRPr="00CD07B4">
        <w:rPr>
          <w:sz w:val="22"/>
          <w:szCs w:val="22"/>
        </w:rPr>
        <w:t>frequently-used</w:t>
      </w:r>
      <w:proofErr w:type="gramEnd"/>
      <w:r w:rsidRPr="00CD07B4">
        <w:rPr>
          <w:sz w:val="22"/>
          <w:szCs w:val="22"/>
        </w:rPr>
        <w:t xml:space="preserve"> services first. The sitemap should use a maximum of 4 top-level categories with 2-tap maximum depth to any service.</w:t>
      </w:r>
    </w:p>
    <w:p w14:paraId="30F7085E" w14:textId="77777777" w:rsidR="001405A1" w:rsidRPr="00CD07B4" w:rsidRDefault="001405A1" w:rsidP="00B87F87">
      <w:pPr>
        <w:spacing w:after="80"/>
        <w:jc w:val="both"/>
        <w:rPr>
          <w:sz w:val="22"/>
          <w:szCs w:val="22"/>
        </w:rPr>
      </w:pPr>
      <w:r w:rsidRPr="00CD07B4">
        <w:rPr>
          <w:b/>
          <w:bCs/>
          <w:sz w:val="22"/>
          <w:szCs w:val="22"/>
        </w:rPr>
        <w:t>4. Invest in reliability before adding new features.</w:t>
      </w:r>
    </w:p>
    <w:p w14:paraId="1074B73B" w14:textId="43DA1546" w:rsidR="008A177B" w:rsidRPr="007459FD" w:rsidRDefault="008A177B" w:rsidP="00B87F87">
      <w:pPr>
        <w:spacing w:after="80"/>
        <w:jc w:val="both"/>
        <w:rPr>
          <w:sz w:val="22"/>
          <w:szCs w:val="22"/>
        </w:rPr>
      </w:pPr>
      <w:r w:rsidRPr="00CD07B4">
        <w:rPr>
          <w:sz w:val="22"/>
          <w:szCs w:val="22"/>
        </w:rPr>
        <w:t xml:space="preserve">User feedback indicates that system reliability is an urgent area requiring attention. Error/outage scores of 3.1/5, along with patients reporting that they abandoned digital services and visited health centers physically instead, highlight the impact of reliability issues on user satisfaction. While identifying these </w:t>
      </w:r>
      <w:proofErr w:type="gramStart"/>
      <w:r w:rsidRPr="00CD07B4">
        <w:rPr>
          <w:sz w:val="22"/>
          <w:szCs w:val="22"/>
        </w:rPr>
        <w:t>concerns is</w:t>
      </w:r>
      <w:proofErr w:type="gramEnd"/>
      <w:r w:rsidRPr="00CD07B4">
        <w:rPr>
          <w:sz w:val="22"/>
          <w:szCs w:val="22"/>
        </w:rPr>
        <w:t xml:space="preserve"> within the scope of this evaluation</w:t>
      </w:r>
      <w:r w:rsidRPr="007459FD">
        <w:rPr>
          <w:sz w:val="22"/>
          <w:szCs w:val="22"/>
        </w:rPr>
        <w:t>, implementing fixes related to availability, performance, and outage handling falls outside the current phase and under the development and backend stages. The defined performance targets (3-second response time and 99.5% availability) should be prioritized to ensure a reliable digital healthcare experience.</w:t>
      </w:r>
    </w:p>
    <w:p w14:paraId="3C0B50D6" w14:textId="77777777" w:rsidR="001405A1" w:rsidRPr="00CD07B4" w:rsidRDefault="001405A1" w:rsidP="00B87F87">
      <w:pPr>
        <w:spacing w:after="80"/>
        <w:jc w:val="both"/>
        <w:rPr>
          <w:sz w:val="22"/>
          <w:szCs w:val="22"/>
        </w:rPr>
      </w:pPr>
      <w:r w:rsidRPr="00CD07B4">
        <w:rPr>
          <w:b/>
          <w:bCs/>
          <w:sz w:val="22"/>
          <w:szCs w:val="22"/>
        </w:rPr>
        <w:t>5. Add status tracking across all request-based services.</w:t>
      </w:r>
    </w:p>
    <w:p w14:paraId="1928F3B7" w14:textId="77777777" w:rsidR="001405A1" w:rsidRPr="00CD07B4" w:rsidRDefault="001405A1" w:rsidP="00B87F87">
      <w:pPr>
        <w:spacing w:after="120" w:line="276" w:lineRule="auto"/>
        <w:jc w:val="both"/>
        <w:rPr>
          <w:sz w:val="22"/>
          <w:szCs w:val="22"/>
        </w:rPr>
      </w:pPr>
      <w:r w:rsidRPr="00CD07B4">
        <w:rPr>
          <w:sz w:val="22"/>
          <w:szCs w:val="22"/>
        </w:rPr>
        <w:t>Hajj certificate, newborn Sehati card, fee exemption card, mobile unit service, and research applications all lack post-submission visibility. A unified request tracker — visible from the home screen — would address this across five services simultaneously.</w:t>
      </w:r>
    </w:p>
    <w:p w14:paraId="531A8261" w14:textId="77777777" w:rsidR="001405A1" w:rsidRPr="00CD07B4" w:rsidRDefault="001405A1" w:rsidP="00B87F87">
      <w:pPr>
        <w:spacing w:after="80"/>
        <w:jc w:val="both"/>
        <w:rPr>
          <w:sz w:val="22"/>
          <w:szCs w:val="22"/>
        </w:rPr>
      </w:pPr>
      <w:r w:rsidRPr="00CD07B4">
        <w:rPr>
          <w:b/>
          <w:bCs/>
          <w:sz w:val="22"/>
          <w:szCs w:val="22"/>
        </w:rPr>
        <w:t>6. Provide downloadable lab and radiology results.</w:t>
      </w:r>
    </w:p>
    <w:p w14:paraId="3B08A758" w14:textId="77777777" w:rsidR="001405A1" w:rsidRPr="00CD07B4" w:rsidRDefault="001405A1" w:rsidP="00B87F87">
      <w:pPr>
        <w:spacing w:after="120" w:line="276" w:lineRule="auto"/>
        <w:jc w:val="both"/>
        <w:rPr>
          <w:sz w:val="22"/>
          <w:szCs w:val="22"/>
        </w:rPr>
      </w:pPr>
      <w:r w:rsidRPr="00CD07B4">
        <w:rPr>
          <w:sz w:val="22"/>
          <w:szCs w:val="22"/>
        </w:rPr>
        <w:lastRenderedPageBreak/>
        <w:t xml:space="preserve">Multiple patients explicitly requested this. It bridges the gap between what Medical Reports &amp; Certificates </w:t>
      </w:r>
      <w:proofErr w:type="gramStart"/>
      <w:r w:rsidRPr="00CD07B4">
        <w:rPr>
          <w:sz w:val="22"/>
          <w:szCs w:val="22"/>
        </w:rPr>
        <w:t>offers</w:t>
      </w:r>
      <w:proofErr w:type="gramEnd"/>
      <w:r w:rsidRPr="00CD07B4">
        <w:rPr>
          <w:sz w:val="22"/>
          <w:szCs w:val="22"/>
        </w:rPr>
        <w:t xml:space="preserve"> (request a formal report) and what patients actually want (quickly see my latest blood test results).</w:t>
      </w:r>
    </w:p>
    <w:p w14:paraId="5608A838" w14:textId="1489766D" w:rsidR="001405A1" w:rsidRPr="00CD07B4" w:rsidRDefault="001405A1" w:rsidP="00B87F87">
      <w:pPr>
        <w:spacing w:after="80"/>
        <w:jc w:val="both"/>
        <w:rPr>
          <w:sz w:val="22"/>
          <w:szCs w:val="22"/>
        </w:rPr>
      </w:pPr>
      <w:r w:rsidRPr="00CD07B4">
        <w:rPr>
          <w:b/>
          <w:bCs/>
          <w:sz w:val="22"/>
          <w:szCs w:val="22"/>
        </w:rPr>
        <w:t>7. Simplify tele-appointment onboarding for users.</w:t>
      </w:r>
    </w:p>
    <w:p w14:paraId="252A509A" w14:textId="77777777" w:rsidR="001405A1" w:rsidRPr="00CD07B4" w:rsidRDefault="001405A1" w:rsidP="00B87F87">
      <w:pPr>
        <w:spacing w:after="120" w:line="276" w:lineRule="auto"/>
        <w:jc w:val="both"/>
        <w:rPr>
          <w:sz w:val="22"/>
          <w:szCs w:val="22"/>
        </w:rPr>
      </w:pPr>
      <w:r w:rsidRPr="00CD07B4">
        <w:rPr>
          <w:sz w:val="22"/>
          <w:szCs w:val="22"/>
        </w:rPr>
        <w:t>Replace the current text-heavy instruction infographic with a 3-step visual guide. Store consultation links within appointment details so missed notifications don't block access. Consider adding a "test my setup" button before the appointment.</w:t>
      </w:r>
    </w:p>
    <w:p w14:paraId="6362D8C5" w14:textId="617098DC" w:rsidR="001405A1" w:rsidRPr="00CD07B4" w:rsidRDefault="001405A1" w:rsidP="00B87F87">
      <w:pPr>
        <w:spacing w:after="80"/>
        <w:jc w:val="both"/>
        <w:rPr>
          <w:sz w:val="22"/>
          <w:szCs w:val="22"/>
        </w:rPr>
      </w:pPr>
      <w:r w:rsidRPr="00CD07B4">
        <w:rPr>
          <w:b/>
          <w:bCs/>
          <w:sz w:val="22"/>
          <w:szCs w:val="22"/>
        </w:rPr>
        <w:t>8. Support both Arabic and English with proper RTL layout.</w:t>
      </w:r>
    </w:p>
    <w:p w14:paraId="6222D994" w14:textId="77777777" w:rsidR="001405A1" w:rsidRPr="00CD07B4" w:rsidRDefault="001405A1" w:rsidP="00B87F87">
      <w:pPr>
        <w:spacing w:after="120" w:line="276" w:lineRule="auto"/>
        <w:jc w:val="both"/>
        <w:rPr>
          <w:sz w:val="22"/>
          <w:szCs w:val="22"/>
        </w:rPr>
      </w:pPr>
      <w:r w:rsidRPr="00CD07B4">
        <w:rPr>
          <w:sz w:val="22"/>
          <w:szCs w:val="22"/>
        </w:rPr>
        <w:t>42–50% of respondents requested multilingual support. Arabic spelling errors were noted in the current platforms. Naraak must treat localization as a core requirement (SRS-NFR-007), not a post-launch enhancement.</w:t>
      </w:r>
      <w:bookmarkEnd w:id="54"/>
    </w:p>
    <w:p w14:paraId="44E2E215" w14:textId="77777777" w:rsidR="00253409" w:rsidRPr="00CD07B4" w:rsidRDefault="00253409" w:rsidP="00B87F87">
      <w:pPr>
        <w:jc w:val="both"/>
        <w:rPr>
          <w:sz w:val="22"/>
          <w:szCs w:val="22"/>
        </w:rPr>
      </w:pPr>
    </w:p>
    <w:p w14:paraId="041C49E6" w14:textId="77777777" w:rsidR="00253409" w:rsidRDefault="00253409" w:rsidP="00B87F87">
      <w:pPr>
        <w:jc w:val="both"/>
      </w:pPr>
    </w:p>
    <w:p w14:paraId="108CFEFC" w14:textId="77777777" w:rsidR="00253409" w:rsidRDefault="00253409" w:rsidP="00B87F87">
      <w:pPr>
        <w:jc w:val="both"/>
      </w:pPr>
    </w:p>
    <w:p w14:paraId="128E3D9F" w14:textId="77777777" w:rsidR="00253409" w:rsidRDefault="00253409" w:rsidP="00B87F87">
      <w:pPr>
        <w:jc w:val="both"/>
      </w:pPr>
      <w:r>
        <w:br w:type="page"/>
      </w:r>
    </w:p>
    <w:p w14:paraId="0850F635" w14:textId="586E6D1F" w:rsidR="003D323A" w:rsidRDefault="00D140FA" w:rsidP="001C4749">
      <w:pPr>
        <w:pStyle w:val="Heading1"/>
        <w:spacing w:before="300" w:after="150"/>
        <w:jc w:val="center"/>
        <w:rPr>
          <w:b/>
          <w:bCs/>
          <w:color w:val="auto"/>
        </w:rPr>
      </w:pPr>
      <w:bookmarkStart w:id="84" w:name="_Toc236913117"/>
      <w:r w:rsidRPr="00D140FA">
        <w:rPr>
          <w:b/>
          <w:bCs/>
          <w:color w:val="auto"/>
        </w:rPr>
        <w:lastRenderedPageBreak/>
        <w:t>References</w:t>
      </w:r>
      <w:bookmarkEnd w:id="84"/>
    </w:p>
    <w:p w14:paraId="52D3EB88" w14:textId="77777777" w:rsidR="00141BE5" w:rsidRPr="00141BE5" w:rsidRDefault="00141BE5" w:rsidP="00B87F87">
      <w:pPr>
        <w:pStyle w:val="font-claude-response-body"/>
        <w:jc w:val="both"/>
        <w:rPr>
          <w:sz w:val="20"/>
          <w:szCs w:val="20"/>
        </w:rPr>
      </w:pPr>
      <w:r w:rsidRPr="00141BE5">
        <w:rPr>
          <w:sz w:val="20"/>
          <w:szCs w:val="20"/>
        </w:rPr>
        <w:t>Naraak Project (</w:t>
      </w:r>
      <w:r w:rsidRPr="00141BE5">
        <w:rPr>
          <w:sz w:val="20"/>
          <w:szCs w:val="20"/>
          <w:rtl/>
        </w:rPr>
        <w:t>الردود</w:t>
      </w:r>
      <w:r w:rsidRPr="00141BE5">
        <w:rPr>
          <w:sz w:val="20"/>
          <w:szCs w:val="20"/>
        </w:rPr>
        <w:t xml:space="preserve">) [Data set]. (2026). SharePoint. Retrieved August 6, 2026, from </w:t>
      </w:r>
      <w:hyperlink r:id="rId63" w:history="1">
        <w:r w:rsidRPr="00141BE5">
          <w:rPr>
            <w:rStyle w:val="Hyperlink"/>
            <w:sz w:val="20"/>
            <w:szCs w:val="20"/>
          </w:rPr>
          <w:t>https://phcbh-my.sharepoint.com/:x:/g/personal/fdarraj_phc_gov_bh/IQCoyp0jt2XcR7zc1qmXqfIyAVCrsTeTjsy-NoHv-dkUm7M?e=3vpOrg</w:t>
        </w:r>
      </w:hyperlink>
    </w:p>
    <w:p w14:paraId="70EB87B3" w14:textId="116611B0" w:rsidR="003204EB" w:rsidRPr="00141BE5" w:rsidRDefault="00141BE5" w:rsidP="00B87F87">
      <w:pPr>
        <w:pStyle w:val="font-claude-response-body"/>
        <w:jc w:val="both"/>
        <w:rPr>
          <w:sz w:val="20"/>
          <w:szCs w:val="20"/>
        </w:rPr>
      </w:pPr>
      <w:r w:rsidRPr="00141BE5">
        <w:rPr>
          <w:sz w:val="20"/>
          <w:szCs w:val="20"/>
        </w:rPr>
        <w:t xml:space="preserve">Naraak Project: Patient &amp; End-User Feedback Survey </w:t>
      </w:r>
      <w:r w:rsidRPr="00141BE5">
        <w:rPr>
          <w:sz w:val="20"/>
          <w:szCs w:val="20"/>
          <w:rtl/>
        </w:rPr>
        <w:t>مشروع نرعاك: استبيان آراء المرضى والمستخدمين (الردود)</w:t>
      </w:r>
      <w:r w:rsidRPr="00141BE5">
        <w:rPr>
          <w:sz w:val="20"/>
          <w:szCs w:val="20"/>
        </w:rPr>
        <w:t xml:space="preserve"> [Data set]. (2026). SharePoint. Retrieved August 6, 2026, from </w:t>
      </w:r>
      <w:hyperlink r:id="rId64" w:history="1">
        <w:r w:rsidRPr="00141BE5">
          <w:rPr>
            <w:rStyle w:val="Hyperlink"/>
            <w:sz w:val="20"/>
            <w:szCs w:val="20"/>
          </w:rPr>
          <w:t>https://phcbh-my.sharepoint.com/:x:/g/personal/fdarraj_phc_gov_bh/IQAsfLSGBGpuTaQE0jnI5NuAAXons6iyUPgW8CrcMd6tzxc?e=Dz9wn7</w:t>
        </w:r>
      </w:hyperlink>
    </w:p>
    <w:p w14:paraId="773B1BE3" w14:textId="14758198" w:rsidR="00952A7F" w:rsidRDefault="003D323A" w:rsidP="00B87F87">
      <w:pPr>
        <w:jc w:val="both"/>
      </w:pPr>
      <w:r w:rsidRPr="003D323A">
        <w:t xml:space="preserve">SurveyMonkey. (n.d.). Sample size calculator: Determine your sample size. SurveyMonkey. Retrieved August 6, 2026, from </w:t>
      </w:r>
      <w:hyperlink r:id="rId65" w:history="1">
        <w:r w:rsidRPr="00F11972">
          <w:rPr>
            <w:rStyle w:val="Hyperlink"/>
          </w:rPr>
          <w:t>https://www.surveymonkey.com/learn/research-and-analysis/sample-size-calculator/</w:t>
        </w:r>
      </w:hyperlink>
      <w:r>
        <w:t xml:space="preserve"> </w:t>
      </w:r>
    </w:p>
    <w:p w14:paraId="7FD19FB6" w14:textId="77777777" w:rsidR="00952A7F" w:rsidRDefault="00952A7F" w:rsidP="00B87F87">
      <w:pPr>
        <w:jc w:val="both"/>
      </w:pPr>
    </w:p>
    <w:p w14:paraId="3728F970" w14:textId="483E416C" w:rsidR="009C5E45" w:rsidRDefault="00952A7F" w:rsidP="00B87F87">
      <w:pPr>
        <w:jc w:val="both"/>
      </w:pPr>
      <w:r w:rsidRPr="00952A7F">
        <w:t xml:space="preserve">Worldometer. (2026). Bahrain population. Worldometer. Retrieved August 6, 2026, from </w:t>
      </w:r>
      <w:ins w:id="85" w:author="Microsoft Word" w:date="2026-08-06T09:54:00Z">
        <w:r>
          <w:fldChar w:fldCharType="begin"/>
        </w:r>
        <w:r>
          <w:instrText>HYPERLINK "</w:instrText>
        </w:r>
        <w:r w:rsidRPr="00952A7F">
          <w:instrText>https://www.worldometers.info/world-population/bahrain-population/</w:instrText>
        </w:r>
        <w:r>
          <w:instrText>"</w:instrText>
        </w:r>
        <w:r>
          <w:fldChar w:fldCharType="separate"/>
        </w:r>
        <w:r w:rsidRPr="00F11972">
          <w:rPr>
            <w:rStyle w:val="Hyperlink"/>
          </w:rPr>
          <w:t>https://www.worldometers.info/world-population/bahrain-population/</w:t>
        </w:r>
        <w:r>
          <w:fldChar w:fldCharType="end"/>
        </w:r>
        <w:r>
          <w:t xml:space="preserve"> </w:t>
        </w:r>
      </w:ins>
      <w:del w:id="86" w:author="Microsoft Word" w:date="2026-08-06T09:54:00Z">
        <w:r>
          <w:delText xml:space="preserve"> </w:delText>
        </w:r>
      </w:del>
    </w:p>
    <w:p w14:paraId="726DE613" w14:textId="59FEFEC4" w:rsidR="001405A1" w:rsidRPr="003D323A" w:rsidRDefault="00B94519" w:rsidP="00B87F87">
      <w:pPr>
        <w:jc w:val="both"/>
        <w:rPr>
          <w:rtl/>
        </w:rPr>
      </w:pPr>
      <w:del w:id="87" w:author="Microsoft Word" w:date="2026-08-06T09:54:00Z">
        <w:r w:rsidRPr="003D323A">
          <w:br w:type="page"/>
        </w:r>
      </w:del>
    </w:p>
    <w:p w14:paraId="4A93BFD4" w14:textId="7B2C9A9C" w:rsidR="00AC3B55" w:rsidRPr="00FB06CA" w:rsidRDefault="00B94519" w:rsidP="001C4749">
      <w:pPr>
        <w:pStyle w:val="Heading1"/>
        <w:spacing w:before="300" w:after="150"/>
        <w:jc w:val="center"/>
        <w:rPr>
          <w:b/>
          <w:bCs/>
          <w:color w:val="auto"/>
        </w:rPr>
      </w:pPr>
      <w:bookmarkStart w:id="88" w:name="_Toc236913118"/>
      <w:r w:rsidRPr="00FB06CA">
        <w:rPr>
          <w:b/>
          <w:bCs/>
          <w:color w:val="auto"/>
        </w:rPr>
        <w:lastRenderedPageBreak/>
        <w:t xml:space="preserve">Appendix </w:t>
      </w:r>
      <w:r w:rsidR="00563C52" w:rsidRPr="00FB06CA">
        <w:rPr>
          <w:b/>
          <w:bCs/>
          <w:color w:val="auto"/>
        </w:rPr>
        <w:t>A</w:t>
      </w:r>
      <w:r w:rsidRPr="00FB06CA">
        <w:rPr>
          <w:b/>
          <w:bCs/>
          <w:color w:val="auto"/>
        </w:rPr>
        <w:t xml:space="preserve">: </w:t>
      </w:r>
      <w:r w:rsidR="00563C52" w:rsidRPr="00FB06CA">
        <w:rPr>
          <w:b/>
          <w:bCs/>
          <w:color w:val="auto"/>
        </w:rPr>
        <w:t xml:space="preserve">Stakeholder </w:t>
      </w:r>
      <w:r w:rsidR="004150D1" w:rsidRPr="00FB06CA">
        <w:rPr>
          <w:b/>
          <w:bCs/>
          <w:color w:val="auto"/>
        </w:rPr>
        <w:t xml:space="preserve">Survey </w:t>
      </w:r>
      <w:r w:rsidR="00340397" w:rsidRPr="00FB06CA">
        <w:rPr>
          <w:b/>
          <w:bCs/>
          <w:color w:val="auto"/>
        </w:rPr>
        <w:t>(Questionnaire</w:t>
      </w:r>
      <w:r w:rsidR="00D828A3" w:rsidRPr="00FB06CA">
        <w:rPr>
          <w:b/>
          <w:bCs/>
          <w:color w:val="auto"/>
        </w:rPr>
        <w:t>-1</w:t>
      </w:r>
      <w:r w:rsidR="004150D1" w:rsidRPr="00FB06CA">
        <w:rPr>
          <w:b/>
          <w:bCs/>
          <w:color w:val="auto"/>
        </w:rPr>
        <w:t>)</w:t>
      </w:r>
      <w:bookmarkEnd w:id="88"/>
    </w:p>
    <w:p w14:paraId="2365EFD5" w14:textId="1C4B5F92" w:rsidR="003B3BB5" w:rsidRPr="005A3AEF" w:rsidRDefault="003B3BB5" w:rsidP="001C4749">
      <w:pPr>
        <w:spacing w:before="300"/>
        <w:rPr>
          <w:b/>
          <w:bCs/>
          <w:i/>
          <w:iCs/>
        </w:rPr>
      </w:pPr>
      <w:r w:rsidRPr="005A3AEF">
        <w:rPr>
          <w:b/>
          <w:bCs/>
          <w:i/>
          <w:iCs/>
        </w:rPr>
        <w:t xml:space="preserve">Section 1: About You </w:t>
      </w:r>
      <w:r w:rsidR="005A3AEF">
        <w:rPr>
          <w:b/>
          <w:bCs/>
          <w:i/>
          <w:iCs/>
        </w:rPr>
        <w:t xml:space="preserve">| </w:t>
      </w:r>
      <w:r w:rsidR="005A3AEF" w:rsidRPr="005A3AEF">
        <w:rPr>
          <w:b/>
          <w:bCs/>
          <w:i/>
          <w:iCs/>
          <w:rtl/>
        </w:rPr>
        <w:t>القسم الأول: نبذة عنك</w:t>
      </w:r>
    </w:p>
    <w:p w14:paraId="34B7CB97" w14:textId="77777777" w:rsidR="00AC3B55" w:rsidRPr="005A3AEF" w:rsidRDefault="00AC3B55" w:rsidP="001C4749">
      <w:pPr>
        <w:spacing w:before="300"/>
        <w:rPr>
          <w:b/>
          <w:bCs/>
        </w:rPr>
      </w:pPr>
      <w:r w:rsidRPr="005A3AEF">
        <w:rPr>
          <w:b/>
          <w:bCs/>
        </w:rPr>
        <w:t xml:space="preserve">1. </w:t>
      </w:r>
      <w:r w:rsidRPr="005A3AEF">
        <w:rPr>
          <w:b/>
          <w:bCs/>
          <w:rtl/>
        </w:rPr>
        <w:t>ما هو دورك الوظيفي؟</w:t>
      </w:r>
      <w:r w:rsidRPr="005A3AEF">
        <w:rPr>
          <w:b/>
          <w:bCs/>
        </w:rPr>
        <w:br/>
        <w:t>What is your role?</w:t>
      </w:r>
    </w:p>
    <w:p w14:paraId="0A0A2B76" w14:textId="77777777" w:rsidR="00AC3B55" w:rsidRPr="005A3AEF" w:rsidRDefault="00AC3B55"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أصحاب المصلحة في المشروع</w:t>
      </w:r>
      <w:r w:rsidRPr="005A3AEF">
        <w:rPr>
          <w:b/>
          <w:bCs/>
        </w:rPr>
        <w:t xml:space="preserve"> | Project Stakeholder</w:t>
      </w:r>
      <w:r w:rsidRPr="005A3AEF">
        <w:rPr>
          <w:b/>
          <w:bCs/>
        </w:rPr>
        <w:br/>
      </w:r>
      <w:r w:rsidRPr="005A3AEF">
        <w:rPr>
          <w:rFonts w:ascii="Segoe UI Symbol" w:hAnsi="Segoe UI Symbol" w:cs="Segoe UI Symbol"/>
          <w:b/>
          <w:bCs/>
        </w:rPr>
        <w:t>☐</w:t>
      </w:r>
      <w:r w:rsidRPr="005A3AEF">
        <w:rPr>
          <w:b/>
          <w:bCs/>
        </w:rPr>
        <w:t xml:space="preserve"> </w:t>
      </w:r>
      <w:r w:rsidRPr="005A3AEF">
        <w:rPr>
          <w:b/>
          <w:bCs/>
          <w:rtl/>
        </w:rPr>
        <w:t>مشرف على المشروع</w:t>
      </w:r>
      <w:r w:rsidRPr="005A3AEF">
        <w:rPr>
          <w:b/>
          <w:bCs/>
        </w:rPr>
        <w:t xml:space="preserve"> | Project Supervisor</w:t>
      </w:r>
      <w:r w:rsidRPr="005A3AEF">
        <w:rPr>
          <w:b/>
          <w:bCs/>
        </w:rPr>
        <w:br/>
      </w:r>
      <w:r w:rsidRPr="005A3AEF">
        <w:rPr>
          <w:rFonts w:ascii="Segoe UI Symbol" w:hAnsi="Segoe UI Symbol" w:cs="Segoe UI Symbol"/>
          <w:b/>
          <w:bCs/>
        </w:rPr>
        <w:t>☐</w:t>
      </w:r>
      <w:r w:rsidRPr="005A3AEF">
        <w:rPr>
          <w:b/>
          <w:bCs/>
        </w:rPr>
        <w:t xml:space="preserve"> </w:t>
      </w:r>
      <w:r w:rsidRPr="005A3AEF">
        <w:rPr>
          <w:b/>
          <w:bCs/>
          <w:rtl/>
        </w:rPr>
        <w:t>موظف</w:t>
      </w:r>
      <w:r w:rsidRPr="005A3AEF">
        <w:rPr>
          <w:b/>
          <w:bCs/>
        </w:rPr>
        <w:t xml:space="preserve"> | Staff Member</w:t>
      </w:r>
      <w:r w:rsidRPr="005A3AEF">
        <w:rPr>
          <w:b/>
          <w:bCs/>
        </w:rPr>
        <w:br/>
      </w:r>
      <w:r w:rsidRPr="005A3AEF">
        <w:rPr>
          <w:rFonts w:ascii="Segoe UI Symbol" w:hAnsi="Segoe UI Symbol" w:cs="Segoe UI Symbol"/>
          <w:b/>
          <w:bCs/>
        </w:rPr>
        <w:t>☐</w:t>
      </w:r>
      <w:r w:rsidRPr="005A3AEF">
        <w:rPr>
          <w:b/>
          <w:bCs/>
        </w:rPr>
        <w:t xml:space="preserve"> </w:t>
      </w:r>
      <w:r w:rsidRPr="005A3AEF">
        <w:rPr>
          <w:b/>
          <w:bCs/>
          <w:rtl/>
        </w:rPr>
        <w:t>أخرى</w:t>
      </w:r>
      <w:r w:rsidRPr="005A3AEF">
        <w:rPr>
          <w:b/>
          <w:bCs/>
        </w:rPr>
        <w:t xml:space="preserve"> | Other: ___________</w:t>
      </w:r>
    </w:p>
    <w:p w14:paraId="43320BE8" w14:textId="77777777" w:rsidR="00AC3B55" w:rsidRPr="005A3AEF" w:rsidRDefault="00000000" w:rsidP="001C4749">
      <w:pPr>
        <w:spacing w:before="300"/>
        <w:rPr>
          <w:b/>
          <w:bCs/>
        </w:rPr>
      </w:pPr>
      <w:r>
        <w:rPr>
          <w:b/>
          <w:bCs/>
        </w:rPr>
        <w:pict w14:anchorId="671599A1">
          <v:rect id="_x0000_i1025" style="width:0;height:1.5pt" o:hrstd="t" o:hr="t" fillcolor="#a0a0a0" stroked="f"/>
        </w:pict>
      </w:r>
    </w:p>
    <w:p w14:paraId="71FFAC67" w14:textId="77777777" w:rsidR="00AC3B55" w:rsidRPr="005A3AEF" w:rsidRDefault="00AC3B55" w:rsidP="001C4749">
      <w:pPr>
        <w:spacing w:before="300"/>
        <w:rPr>
          <w:b/>
          <w:bCs/>
        </w:rPr>
      </w:pPr>
      <w:r w:rsidRPr="005A3AEF">
        <w:rPr>
          <w:b/>
          <w:bCs/>
        </w:rPr>
        <w:t xml:space="preserve">2. </w:t>
      </w:r>
      <w:r w:rsidRPr="005A3AEF">
        <w:rPr>
          <w:b/>
          <w:bCs/>
          <w:rtl/>
        </w:rPr>
        <w:t>أي من المنصات التالية تستخدمها بشكل متكرر للوصول إلى خدمات الرعاية الصحية الأولية؟</w:t>
      </w:r>
      <w:r w:rsidRPr="005A3AEF">
        <w:rPr>
          <w:b/>
          <w:bCs/>
        </w:rPr>
        <w:br/>
        <w:t>Which platform do you most frequently use when accessing PHC services?</w:t>
      </w:r>
    </w:p>
    <w:p w14:paraId="7885E58C" w14:textId="77777777" w:rsidR="00AC3B55" w:rsidRPr="005A3AEF" w:rsidRDefault="00AC3B55"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موقع وزارة الصحة</w:t>
      </w:r>
      <w:r w:rsidRPr="005A3AEF">
        <w:rPr>
          <w:b/>
          <w:bCs/>
        </w:rPr>
        <w:t xml:space="preserve"> | MOH Website</w:t>
      </w:r>
      <w:r w:rsidRPr="005A3AEF">
        <w:rPr>
          <w:b/>
          <w:bCs/>
        </w:rPr>
        <w:br/>
      </w:r>
      <w:r w:rsidRPr="005A3AEF">
        <w:rPr>
          <w:rFonts w:ascii="Segoe UI Symbol" w:hAnsi="Segoe UI Symbol" w:cs="Segoe UI Symbol"/>
          <w:b/>
          <w:bCs/>
        </w:rPr>
        <w:t>☐</w:t>
      </w:r>
      <w:r w:rsidRPr="005A3AEF">
        <w:rPr>
          <w:b/>
          <w:bCs/>
        </w:rPr>
        <w:t xml:space="preserve"> </w:t>
      </w:r>
      <w:r w:rsidRPr="005A3AEF">
        <w:rPr>
          <w:b/>
          <w:bCs/>
          <w:rtl/>
        </w:rPr>
        <w:t>تطبيق حكومتي</w:t>
      </w:r>
      <w:r w:rsidRPr="005A3AEF">
        <w:rPr>
          <w:b/>
          <w:bCs/>
        </w:rPr>
        <w:t xml:space="preserve"> | MyGov Application</w:t>
      </w:r>
      <w:r w:rsidRPr="005A3AEF">
        <w:rPr>
          <w:b/>
          <w:bCs/>
        </w:rPr>
        <w:br/>
      </w:r>
      <w:r w:rsidRPr="005A3AEF">
        <w:rPr>
          <w:rFonts w:ascii="Segoe UI Symbol" w:hAnsi="Segoe UI Symbol" w:cs="Segoe UI Symbol"/>
          <w:b/>
          <w:bCs/>
        </w:rPr>
        <w:t>☐</w:t>
      </w:r>
      <w:r w:rsidRPr="005A3AEF">
        <w:rPr>
          <w:b/>
          <w:bCs/>
        </w:rPr>
        <w:t xml:space="preserve"> </w:t>
      </w:r>
      <w:r w:rsidRPr="005A3AEF">
        <w:rPr>
          <w:b/>
          <w:bCs/>
          <w:rtl/>
        </w:rPr>
        <w:t>تطبيق صحتي</w:t>
      </w:r>
      <w:r w:rsidRPr="005A3AEF">
        <w:rPr>
          <w:b/>
          <w:bCs/>
        </w:rPr>
        <w:t xml:space="preserve"> | Sehati Application</w:t>
      </w:r>
    </w:p>
    <w:p w14:paraId="43C42F0F" w14:textId="77777777" w:rsidR="00AC3B55" w:rsidRPr="005A3AEF" w:rsidRDefault="00000000" w:rsidP="001C4749">
      <w:pPr>
        <w:spacing w:before="300"/>
        <w:rPr>
          <w:b/>
          <w:bCs/>
        </w:rPr>
      </w:pPr>
      <w:r>
        <w:rPr>
          <w:b/>
          <w:bCs/>
        </w:rPr>
        <w:pict w14:anchorId="42B3A20F">
          <v:rect id="_x0000_i1026" style="width:0;height:1.5pt" o:hrstd="t" o:hr="t" fillcolor="#a0a0a0" stroked="f"/>
        </w:pict>
      </w:r>
    </w:p>
    <w:p w14:paraId="584E2E63" w14:textId="77777777" w:rsidR="00AC3B55" w:rsidRPr="005A3AEF" w:rsidRDefault="00AC3B55" w:rsidP="001C4749">
      <w:pPr>
        <w:spacing w:before="300"/>
        <w:rPr>
          <w:b/>
          <w:bCs/>
        </w:rPr>
      </w:pPr>
      <w:r w:rsidRPr="005A3AEF">
        <w:rPr>
          <w:b/>
          <w:bCs/>
        </w:rPr>
        <w:t xml:space="preserve">3. </w:t>
      </w:r>
      <w:r w:rsidRPr="005A3AEF">
        <w:rPr>
          <w:b/>
          <w:bCs/>
          <w:rtl/>
        </w:rPr>
        <w:t>من واقع ملاحظتك، ما مدى سهولة عثور المرضى على خدمات الرعاية الصحية الأولية ضمن الخدمات الأخرى المتوفرة في موقع وزارة الصحة؟</w:t>
      </w:r>
      <w:r w:rsidRPr="005A3AEF">
        <w:rPr>
          <w:b/>
          <w:bCs/>
        </w:rPr>
        <w:br/>
        <w:t>Based on your experience, how easy is it for patients to find PHC-specific services on the MOH website?</w:t>
      </w:r>
    </w:p>
    <w:p w14:paraId="4A5660EF" w14:textId="77777777" w:rsidR="00AC3B55" w:rsidRPr="005A3AEF" w:rsidRDefault="00AC3B55" w:rsidP="001C4749">
      <w:pPr>
        <w:spacing w:before="300"/>
        <w:rPr>
          <w:b/>
          <w:bCs/>
        </w:rPr>
      </w:pPr>
      <w:r w:rsidRPr="005A3AEF">
        <w:rPr>
          <w:b/>
          <w:bCs/>
          <w:rtl/>
        </w:rPr>
        <w:t xml:space="preserve">صعب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سهل</w:t>
      </w:r>
    </w:p>
    <w:p w14:paraId="6ED189E9" w14:textId="77777777" w:rsidR="00AC3B55" w:rsidRPr="005A3AEF" w:rsidRDefault="00000000" w:rsidP="001C4749">
      <w:pPr>
        <w:spacing w:before="300"/>
        <w:rPr>
          <w:b/>
          <w:bCs/>
        </w:rPr>
      </w:pPr>
      <w:r>
        <w:rPr>
          <w:b/>
          <w:bCs/>
        </w:rPr>
        <w:pict w14:anchorId="005CFADC">
          <v:rect id="_x0000_i1027" style="width:0;height:1.5pt" o:hrstd="t" o:hr="t" fillcolor="#a0a0a0" stroked="f"/>
        </w:pict>
      </w:r>
    </w:p>
    <w:p w14:paraId="77A4AEB8" w14:textId="77777777" w:rsidR="00AC3B55" w:rsidRPr="005A3AEF" w:rsidRDefault="00AC3B55" w:rsidP="001C4749">
      <w:pPr>
        <w:spacing w:before="300"/>
        <w:rPr>
          <w:b/>
          <w:bCs/>
        </w:rPr>
      </w:pPr>
      <w:r w:rsidRPr="005A3AEF">
        <w:rPr>
          <w:b/>
          <w:bCs/>
        </w:rPr>
        <w:t xml:space="preserve">4. </w:t>
      </w:r>
      <w:r w:rsidRPr="005A3AEF">
        <w:rPr>
          <w:b/>
          <w:bCs/>
          <w:rtl/>
        </w:rPr>
        <w:t>من واقع ملاحظتك، ما مدى سهولة عثور المرضى على خدمات الرعاية الصحية الأولية ضمن الخدمات الأخرى المتوفرة في تطبيق حكومتي؟</w:t>
      </w:r>
      <w:r w:rsidRPr="005A3AEF">
        <w:rPr>
          <w:b/>
          <w:bCs/>
        </w:rPr>
        <w:br/>
        <w:t>Based on your experience, how easy is it for patients to find PHC-specific services on the MyGov application?</w:t>
      </w:r>
    </w:p>
    <w:p w14:paraId="03CFCB73" w14:textId="77777777" w:rsidR="00AC3B55" w:rsidRPr="005A3AEF" w:rsidRDefault="00AC3B55" w:rsidP="001C4749">
      <w:pPr>
        <w:spacing w:before="300"/>
        <w:rPr>
          <w:b/>
          <w:bCs/>
        </w:rPr>
      </w:pPr>
      <w:r w:rsidRPr="005A3AEF">
        <w:rPr>
          <w:b/>
          <w:bCs/>
          <w:rtl/>
        </w:rPr>
        <w:t xml:space="preserve">صعب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سهل</w:t>
      </w:r>
    </w:p>
    <w:p w14:paraId="55BC9EF7" w14:textId="77777777" w:rsidR="00AC3B55" w:rsidRPr="005A3AEF" w:rsidRDefault="00000000" w:rsidP="001C4749">
      <w:pPr>
        <w:spacing w:before="300"/>
        <w:rPr>
          <w:b/>
          <w:bCs/>
        </w:rPr>
      </w:pPr>
      <w:r>
        <w:rPr>
          <w:b/>
          <w:bCs/>
        </w:rPr>
        <w:pict w14:anchorId="0A10827F">
          <v:rect id="_x0000_i1028" style="width:0;height:1.5pt" o:hrstd="t" o:hr="t" fillcolor="#a0a0a0" stroked="f"/>
        </w:pict>
      </w:r>
    </w:p>
    <w:p w14:paraId="402B5FAB" w14:textId="77777777" w:rsidR="00AC3B55" w:rsidRPr="005A3AEF" w:rsidRDefault="00AC3B55" w:rsidP="001C4749">
      <w:pPr>
        <w:spacing w:before="300"/>
        <w:rPr>
          <w:b/>
          <w:bCs/>
        </w:rPr>
      </w:pPr>
      <w:r w:rsidRPr="005A3AEF">
        <w:rPr>
          <w:b/>
          <w:bCs/>
        </w:rPr>
        <w:t xml:space="preserve">5. </w:t>
      </w:r>
      <w:r w:rsidRPr="005A3AEF">
        <w:rPr>
          <w:b/>
          <w:bCs/>
          <w:rtl/>
        </w:rPr>
        <w:t>من واقع ملاحظتك، ما مدى سهولة عثور المرضى على خدمات الرعاية الصحية الأولية ضمن الخدمات الأخرى المتوفرة في تطبيق صحتي؟</w:t>
      </w:r>
      <w:r w:rsidRPr="005A3AEF">
        <w:rPr>
          <w:b/>
          <w:bCs/>
        </w:rPr>
        <w:br/>
        <w:t>Based on your experience, how easy is it for patients to find PHC-specific services on the Sehati application?</w:t>
      </w:r>
    </w:p>
    <w:p w14:paraId="5B01F936" w14:textId="77777777" w:rsidR="00AC3B55" w:rsidRPr="005A3AEF" w:rsidRDefault="00AC3B55" w:rsidP="001C4749">
      <w:pPr>
        <w:spacing w:before="300"/>
        <w:rPr>
          <w:b/>
          <w:bCs/>
        </w:rPr>
      </w:pPr>
      <w:r w:rsidRPr="005A3AEF">
        <w:rPr>
          <w:b/>
          <w:bCs/>
          <w:rtl/>
        </w:rPr>
        <w:t xml:space="preserve">صعب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سهل</w:t>
      </w:r>
    </w:p>
    <w:p w14:paraId="49EB6AC1" w14:textId="393F09AB" w:rsidR="00AC3B55" w:rsidRPr="005A3AEF" w:rsidRDefault="00000000" w:rsidP="001C4749">
      <w:pPr>
        <w:spacing w:before="300"/>
        <w:rPr>
          <w:b/>
          <w:bCs/>
        </w:rPr>
      </w:pPr>
      <w:r>
        <w:rPr>
          <w:b/>
          <w:bCs/>
        </w:rPr>
        <w:pict w14:anchorId="366AFAEF">
          <v:rect id="_x0000_i1029" style="width:0;height:1.5pt" o:hrstd="t" o:hr="t" fillcolor="#a0a0a0" stroked="f"/>
        </w:pict>
      </w:r>
    </w:p>
    <w:p w14:paraId="41EF197D" w14:textId="5A14EB9B" w:rsidR="00AC3B55" w:rsidRPr="005A3AEF" w:rsidRDefault="00B40123" w:rsidP="001C4749">
      <w:pPr>
        <w:spacing w:before="300"/>
        <w:rPr>
          <w:b/>
          <w:bCs/>
        </w:rPr>
      </w:pPr>
      <w:r w:rsidRPr="005A3AEF">
        <w:rPr>
          <w:b/>
          <w:bCs/>
          <w:i/>
          <w:iCs/>
        </w:rPr>
        <w:t>Section 2: Service-Specific Operational Feedback</w:t>
      </w:r>
      <w:r w:rsidR="005A3AEF">
        <w:rPr>
          <w:b/>
          <w:bCs/>
          <w:i/>
          <w:iCs/>
        </w:rPr>
        <w:t xml:space="preserve"> | </w:t>
      </w:r>
      <w:r w:rsidR="005A3AEF" w:rsidRPr="005A3AEF">
        <w:rPr>
          <w:b/>
          <w:bCs/>
          <w:i/>
          <w:iCs/>
          <w:rtl/>
        </w:rPr>
        <w:t>القسم الثاني: ملاحظات تشغيلية حول خدمات محددة</w:t>
      </w:r>
      <w:r w:rsidR="005A3AEF" w:rsidRPr="005A3AEF">
        <w:rPr>
          <w:rFonts w:hint="cs"/>
          <w:b/>
          <w:bCs/>
          <w:i/>
          <w:iCs/>
          <w:rtl/>
        </w:rPr>
        <w:t xml:space="preserve"> </w:t>
      </w:r>
      <w:r w:rsidR="005A3AEF" w:rsidRPr="005A3AEF">
        <w:rPr>
          <w:b/>
          <w:bCs/>
          <w:i/>
          <w:iCs/>
        </w:rPr>
        <w:t xml:space="preserve"> </w:t>
      </w:r>
      <w:r w:rsidR="005A3AEF" w:rsidRPr="005A3AEF">
        <w:rPr>
          <w:rFonts w:hint="cs"/>
          <w:b/>
          <w:bCs/>
          <w:rtl/>
        </w:rPr>
        <w:t xml:space="preserve"> </w:t>
      </w:r>
    </w:p>
    <w:p w14:paraId="18139CF5" w14:textId="77777777" w:rsidR="00AC3B55" w:rsidRPr="005A3AEF" w:rsidRDefault="00AC3B55" w:rsidP="001C4749">
      <w:pPr>
        <w:spacing w:before="300"/>
        <w:rPr>
          <w:b/>
          <w:bCs/>
        </w:rPr>
      </w:pPr>
      <w:r w:rsidRPr="005A3AEF">
        <w:rPr>
          <w:b/>
          <w:bCs/>
        </w:rPr>
        <w:t xml:space="preserve">1. </w:t>
      </w:r>
      <w:r w:rsidRPr="005A3AEF">
        <w:rPr>
          <w:b/>
          <w:bCs/>
          <w:rtl/>
        </w:rPr>
        <w:t>ما هي الخدمات الإلكترونية للرعاية الصحية الأولية التي تعاملت معها (بصفتك الوظيفية/التشغيلية) خلال آخر 6–12 شهراً؟</w:t>
      </w:r>
      <w:r w:rsidRPr="005A3AEF">
        <w:rPr>
          <w:b/>
          <w:bCs/>
        </w:rPr>
        <w:br/>
      </w:r>
      <w:r w:rsidRPr="005A3AEF">
        <w:rPr>
          <w:b/>
          <w:bCs/>
          <w:i/>
          <w:iCs/>
        </w:rPr>
        <w:t>(</w:t>
      </w:r>
      <w:r w:rsidRPr="005A3AEF">
        <w:rPr>
          <w:b/>
          <w:bCs/>
          <w:i/>
          <w:iCs/>
          <w:rtl/>
        </w:rPr>
        <w:t>يمكن اختيار أكثر من إجابة</w:t>
      </w:r>
      <w:r w:rsidRPr="005A3AEF">
        <w:rPr>
          <w:b/>
          <w:bCs/>
          <w:i/>
          <w:iCs/>
        </w:rPr>
        <w:t>)</w:t>
      </w:r>
    </w:p>
    <w:p w14:paraId="43792551" w14:textId="77777777" w:rsidR="00AC3B55" w:rsidRPr="005A3AEF" w:rsidRDefault="00AC3B55" w:rsidP="001C4749">
      <w:pPr>
        <w:spacing w:before="300"/>
        <w:rPr>
          <w:b/>
          <w:bCs/>
        </w:rPr>
      </w:pPr>
      <w:r w:rsidRPr="005A3AEF">
        <w:rPr>
          <w:rFonts w:ascii="Segoe UI Symbol" w:hAnsi="Segoe UI Symbol" w:cs="Segoe UI Symbol"/>
          <w:b/>
          <w:bCs/>
        </w:rPr>
        <w:lastRenderedPageBreak/>
        <w:t>☐</w:t>
      </w:r>
      <w:r w:rsidRPr="005A3AEF">
        <w:rPr>
          <w:b/>
          <w:bCs/>
        </w:rPr>
        <w:t xml:space="preserve"> </w:t>
      </w:r>
      <w:r w:rsidRPr="005A3AEF">
        <w:rPr>
          <w:b/>
          <w:bCs/>
          <w:rtl/>
        </w:rPr>
        <w:t>حجز المواعيد</w:t>
      </w:r>
      <w:r w:rsidRPr="005A3AEF">
        <w:rPr>
          <w:b/>
          <w:bCs/>
        </w:rPr>
        <w:t xml:space="preserve"> | Booking Appointments</w:t>
      </w:r>
      <w:r w:rsidRPr="005A3AEF">
        <w:rPr>
          <w:b/>
          <w:bCs/>
        </w:rPr>
        <w:br/>
      </w:r>
      <w:r w:rsidRPr="005A3AEF">
        <w:rPr>
          <w:rFonts w:ascii="Segoe UI Symbol" w:hAnsi="Segoe UI Symbol" w:cs="Segoe UI Symbol"/>
          <w:b/>
          <w:bCs/>
        </w:rPr>
        <w:t>☐</w:t>
      </w:r>
      <w:r w:rsidRPr="005A3AEF">
        <w:rPr>
          <w:b/>
          <w:bCs/>
        </w:rPr>
        <w:t xml:space="preserve"> </w:t>
      </w:r>
      <w:r w:rsidRPr="005A3AEF">
        <w:rPr>
          <w:b/>
          <w:bCs/>
          <w:rtl/>
        </w:rPr>
        <w:t>سجل وشهادات التطعيم</w:t>
      </w:r>
      <w:r w:rsidRPr="005A3AEF">
        <w:rPr>
          <w:b/>
          <w:bCs/>
        </w:rPr>
        <w:t xml:space="preserve"> | Vaccination Records &amp; Certificates</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التقارير والشهادات الطبية</w:t>
      </w:r>
      <w:r w:rsidRPr="005A3AEF">
        <w:rPr>
          <w:b/>
          <w:bCs/>
        </w:rPr>
        <w:t xml:space="preserve"> | Medical Reports &amp; Certificates</w:t>
      </w:r>
      <w:r w:rsidRPr="005A3AEF">
        <w:rPr>
          <w:b/>
          <w:bCs/>
        </w:rPr>
        <w:br/>
      </w:r>
      <w:r w:rsidRPr="005A3AEF">
        <w:rPr>
          <w:rFonts w:ascii="Segoe UI Symbol" w:hAnsi="Segoe UI Symbol" w:cs="Segoe UI Symbol"/>
          <w:b/>
          <w:bCs/>
        </w:rPr>
        <w:t>☐</w:t>
      </w:r>
      <w:r w:rsidRPr="005A3AEF">
        <w:rPr>
          <w:b/>
          <w:bCs/>
        </w:rPr>
        <w:t xml:space="preserve"> </w:t>
      </w:r>
      <w:r w:rsidRPr="005A3AEF">
        <w:rPr>
          <w:b/>
          <w:bCs/>
          <w:rtl/>
        </w:rPr>
        <w:t>شهادة الحج الإلكترونية</w:t>
      </w:r>
      <w:r w:rsidRPr="005A3AEF">
        <w:rPr>
          <w:b/>
          <w:bCs/>
        </w:rPr>
        <w:t xml:space="preserve"> | Electronic Hajj Certificate</w:t>
      </w:r>
      <w:r w:rsidRPr="005A3AEF">
        <w:rPr>
          <w:b/>
          <w:bCs/>
        </w:rPr>
        <w:br/>
      </w:r>
      <w:r w:rsidRPr="005A3AEF">
        <w:rPr>
          <w:rFonts w:ascii="Segoe UI Symbol" w:hAnsi="Segoe UI Symbol" w:cs="Segoe UI Symbol"/>
          <w:b/>
          <w:bCs/>
        </w:rPr>
        <w:t>☐</w:t>
      </w:r>
      <w:r w:rsidRPr="005A3AEF">
        <w:rPr>
          <w:b/>
          <w:bCs/>
        </w:rPr>
        <w:t xml:space="preserve"> </w:t>
      </w:r>
      <w:r w:rsidRPr="005A3AEF">
        <w:rPr>
          <w:b/>
          <w:bCs/>
          <w:rtl/>
        </w:rPr>
        <w:t>طلب بطاقة صحتي للمواليد</w:t>
      </w:r>
      <w:r w:rsidRPr="005A3AEF">
        <w:rPr>
          <w:b/>
          <w:bCs/>
        </w:rPr>
        <w:t xml:space="preserve"> | Sehati Card Request for Newborns</w:t>
      </w:r>
      <w:r w:rsidRPr="005A3AEF">
        <w:rPr>
          <w:b/>
          <w:bCs/>
        </w:rPr>
        <w:br/>
      </w:r>
      <w:r w:rsidRPr="005A3AEF">
        <w:rPr>
          <w:rFonts w:ascii="Segoe UI Symbol" w:hAnsi="Segoe UI Symbol" w:cs="Segoe UI Symbol"/>
          <w:b/>
          <w:bCs/>
        </w:rPr>
        <w:t>☐</w:t>
      </w:r>
      <w:r w:rsidRPr="005A3AEF">
        <w:rPr>
          <w:b/>
          <w:bCs/>
        </w:rPr>
        <w:t xml:space="preserve"> </w:t>
      </w:r>
      <w:r w:rsidRPr="005A3AEF">
        <w:rPr>
          <w:b/>
          <w:bCs/>
          <w:rtl/>
        </w:rPr>
        <w:t>تحديث العنوان السكني</w:t>
      </w:r>
      <w:r w:rsidRPr="005A3AEF">
        <w:rPr>
          <w:b/>
          <w:bCs/>
        </w:rPr>
        <w:t xml:space="preserve"> | Update Residential Address</w:t>
      </w:r>
      <w:r w:rsidRPr="005A3AEF">
        <w:rPr>
          <w:b/>
          <w:bCs/>
        </w:rPr>
        <w:br/>
      </w:r>
      <w:r w:rsidRPr="005A3AEF">
        <w:rPr>
          <w:rFonts w:ascii="Segoe UI Symbol" w:hAnsi="Segoe UI Symbol" w:cs="Segoe UI Symbol"/>
          <w:b/>
          <w:bCs/>
        </w:rPr>
        <w:t>☐</w:t>
      </w:r>
      <w:r w:rsidRPr="005A3AEF">
        <w:rPr>
          <w:b/>
          <w:bCs/>
        </w:rPr>
        <w:t xml:space="preserve"> </w:t>
      </w:r>
      <w:r w:rsidRPr="005A3AEF">
        <w:rPr>
          <w:b/>
          <w:bCs/>
          <w:rtl/>
        </w:rPr>
        <w:t>بطاقة إعفاء الرسوم الصحية</w:t>
      </w:r>
      <w:r w:rsidRPr="005A3AEF">
        <w:rPr>
          <w:b/>
          <w:bCs/>
        </w:rPr>
        <w:t xml:space="preserve"> | Health Fee Exemption Card Issuance</w:t>
      </w:r>
      <w:r w:rsidRPr="005A3AEF">
        <w:rPr>
          <w:b/>
          <w:bCs/>
        </w:rPr>
        <w:br/>
      </w:r>
      <w:r w:rsidRPr="005A3AEF">
        <w:rPr>
          <w:rFonts w:ascii="Segoe UI Symbol" w:hAnsi="Segoe UI Symbol" w:cs="Segoe UI Symbol"/>
          <w:b/>
          <w:bCs/>
        </w:rPr>
        <w:t>☐</w:t>
      </w:r>
      <w:r w:rsidRPr="005A3AEF">
        <w:rPr>
          <w:b/>
          <w:bCs/>
        </w:rPr>
        <w:t xml:space="preserve"> </w:t>
      </w:r>
      <w:r w:rsidRPr="005A3AEF">
        <w:rPr>
          <w:b/>
          <w:bCs/>
          <w:rtl/>
        </w:rPr>
        <w:t>طلب خدمة الوحدة المتنقلة</w:t>
      </w:r>
      <w:r w:rsidRPr="005A3AEF">
        <w:rPr>
          <w:b/>
          <w:bCs/>
        </w:rPr>
        <w:t xml:space="preserve"> | Request Mobile Unit Service</w:t>
      </w:r>
      <w:r w:rsidRPr="005A3AEF">
        <w:rPr>
          <w:b/>
          <w:bCs/>
        </w:rPr>
        <w:br/>
      </w:r>
      <w:r w:rsidRPr="005A3AEF">
        <w:rPr>
          <w:rFonts w:ascii="Segoe UI Symbol" w:hAnsi="Segoe UI Symbol" w:cs="Segoe UI Symbol"/>
          <w:b/>
          <w:bCs/>
        </w:rPr>
        <w:t>☐</w:t>
      </w:r>
      <w:r w:rsidRPr="005A3AEF">
        <w:rPr>
          <w:b/>
          <w:bCs/>
        </w:rPr>
        <w:t xml:space="preserve"> </w:t>
      </w:r>
      <w:r w:rsidRPr="005A3AEF">
        <w:rPr>
          <w:b/>
          <w:bCs/>
          <w:rtl/>
        </w:rPr>
        <w:t>طلبات حجز مواعيد تصوير الثدي</w:t>
      </w:r>
      <w:r w:rsidRPr="005A3AEF">
        <w:rPr>
          <w:b/>
          <w:bCs/>
        </w:rPr>
        <w:t xml:space="preserve"> | Mammogram Appointment Requests</w:t>
      </w:r>
      <w:r w:rsidRPr="005A3AEF">
        <w:rPr>
          <w:b/>
          <w:bCs/>
        </w:rPr>
        <w:br/>
      </w:r>
      <w:r w:rsidRPr="005A3AEF">
        <w:rPr>
          <w:rFonts w:ascii="Segoe UI Symbol" w:hAnsi="Segoe UI Symbol" w:cs="Segoe UI Symbol"/>
          <w:b/>
          <w:bCs/>
        </w:rPr>
        <w:t>☐</w:t>
      </w:r>
      <w:r w:rsidRPr="005A3AEF">
        <w:rPr>
          <w:b/>
          <w:bCs/>
        </w:rPr>
        <w:t xml:space="preserve"> </w:t>
      </w:r>
      <w:r w:rsidRPr="005A3AEF">
        <w:rPr>
          <w:b/>
          <w:bCs/>
          <w:rtl/>
        </w:rPr>
        <w:t>طلب تغيير طبيب الأسرة</w:t>
      </w:r>
      <w:r w:rsidRPr="005A3AEF">
        <w:rPr>
          <w:b/>
          <w:bCs/>
        </w:rPr>
        <w:t xml:space="preserve"> | Requests to Change the Family Doctor</w:t>
      </w:r>
      <w:r w:rsidRPr="005A3AEF">
        <w:rPr>
          <w:b/>
          <w:bCs/>
        </w:rPr>
        <w:br/>
      </w:r>
      <w:r w:rsidRPr="005A3AEF">
        <w:rPr>
          <w:rFonts w:ascii="Segoe UI Symbol" w:hAnsi="Segoe UI Symbol" w:cs="Segoe UI Symbol"/>
          <w:b/>
          <w:bCs/>
        </w:rPr>
        <w:t>☐</w:t>
      </w:r>
      <w:r w:rsidRPr="005A3AEF">
        <w:rPr>
          <w:b/>
          <w:bCs/>
        </w:rPr>
        <w:t xml:space="preserve"> </w:t>
      </w:r>
      <w:r w:rsidRPr="005A3AEF">
        <w:rPr>
          <w:b/>
          <w:bCs/>
          <w:rtl/>
        </w:rPr>
        <w:t>طلبات إجراء بحوث الرعاية الصحية الأولية</w:t>
      </w:r>
      <w:r w:rsidRPr="005A3AEF">
        <w:rPr>
          <w:b/>
          <w:bCs/>
        </w:rPr>
        <w:t xml:space="preserve"> | PHC Research Application Requests</w:t>
      </w:r>
      <w:r w:rsidRPr="005A3AEF">
        <w:rPr>
          <w:b/>
          <w:bCs/>
        </w:rPr>
        <w:br/>
      </w:r>
      <w:r w:rsidRPr="005A3AEF">
        <w:rPr>
          <w:rFonts w:ascii="Segoe UI Symbol" w:hAnsi="Segoe UI Symbol" w:cs="Segoe UI Symbol"/>
          <w:b/>
          <w:bCs/>
        </w:rPr>
        <w:t>☐</w:t>
      </w:r>
      <w:r w:rsidRPr="005A3AEF">
        <w:rPr>
          <w:b/>
          <w:bCs/>
        </w:rPr>
        <w:t xml:space="preserve"> </w:t>
      </w:r>
      <w:r w:rsidRPr="005A3AEF">
        <w:rPr>
          <w:b/>
          <w:bCs/>
          <w:rtl/>
        </w:rPr>
        <w:t>إرشادات المواعيد عن بُعد</w:t>
      </w:r>
      <w:r w:rsidRPr="005A3AEF">
        <w:rPr>
          <w:b/>
          <w:bCs/>
        </w:rPr>
        <w:t xml:space="preserve"> | Tele-Appointment Instructions</w:t>
      </w:r>
    </w:p>
    <w:p w14:paraId="199964C0" w14:textId="77777777" w:rsidR="00AC3B55" w:rsidRPr="005A3AEF" w:rsidRDefault="00000000" w:rsidP="001C4749">
      <w:pPr>
        <w:spacing w:before="300"/>
        <w:rPr>
          <w:b/>
          <w:bCs/>
        </w:rPr>
      </w:pPr>
      <w:r>
        <w:rPr>
          <w:b/>
          <w:bCs/>
        </w:rPr>
        <w:pict w14:anchorId="41297EE7">
          <v:rect id="_x0000_i1030" style="width:0;height:1.5pt" o:hrstd="t" o:hr="t" fillcolor="#a0a0a0" stroked="f"/>
        </w:pict>
      </w:r>
    </w:p>
    <w:p w14:paraId="2CBAE8CD" w14:textId="77777777" w:rsidR="00AC3B55" w:rsidRPr="005A3AEF" w:rsidRDefault="00AC3B55" w:rsidP="001C4749">
      <w:pPr>
        <w:spacing w:before="300"/>
        <w:rPr>
          <w:b/>
          <w:bCs/>
        </w:rPr>
      </w:pPr>
      <w:r w:rsidRPr="005A3AEF">
        <w:rPr>
          <w:b/>
          <w:bCs/>
        </w:rPr>
        <w:t xml:space="preserve">2. </w:t>
      </w:r>
      <w:r w:rsidRPr="005A3AEF">
        <w:rPr>
          <w:b/>
          <w:bCs/>
          <w:rtl/>
        </w:rPr>
        <w:t>ما الخدمات التي تسبب أكبر التحديات التشغيلية؟</w:t>
      </w:r>
      <w:r w:rsidRPr="005A3AEF">
        <w:rPr>
          <w:b/>
          <w:bCs/>
        </w:rPr>
        <w:br/>
      </w:r>
      <w:r w:rsidRPr="005A3AEF">
        <w:rPr>
          <w:b/>
          <w:bCs/>
          <w:i/>
          <w:iCs/>
        </w:rPr>
        <w:t>(</w:t>
      </w:r>
      <w:r w:rsidRPr="005A3AEF">
        <w:rPr>
          <w:b/>
          <w:bCs/>
          <w:i/>
          <w:iCs/>
          <w:rtl/>
        </w:rPr>
        <w:t>يمكن اختيار أكثر من إجابة</w:t>
      </w:r>
      <w:r w:rsidRPr="005A3AEF">
        <w:rPr>
          <w:b/>
          <w:bCs/>
          <w:i/>
          <w:iCs/>
        </w:rPr>
        <w:t>)</w:t>
      </w:r>
    </w:p>
    <w:p w14:paraId="1981CC27" w14:textId="77777777" w:rsidR="00AC3B55" w:rsidRPr="005A3AEF" w:rsidRDefault="00AC3B55"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حجز المواعيد</w:t>
      </w:r>
      <w:r w:rsidRPr="005A3AEF">
        <w:rPr>
          <w:b/>
          <w:bCs/>
        </w:rPr>
        <w:br/>
      </w:r>
      <w:r w:rsidRPr="005A3AEF">
        <w:rPr>
          <w:rFonts w:ascii="Segoe UI Symbol" w:hAnsi="Segoe UI Symbol" w:cs="Segoe UI Symbol"/>
          <w:b/>
          <w:bCs/>
        </w:rPr>
        <w:t>☐</w:t>
      </w:r>
      <w:r w:rsidRPr="005A3AEF">
        <w:rPr>
          <w:b/>
          <w:bCs/>
        </w:rPr>
        <w:t xml:space="preserve"> </w:t>
      </w:r>
      <w:r w:rsidRPr="005A3AEF">
        <w:rPr>
          <w:b/>
          <w:bCs/>
          <w:rtl/>
        </w:rPr>
        <w:t>سجل وشهادات التطعيم</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التقارير والشهادات الطبية</w:t>
      </w:r>
      <w:r w:rsidRPr="005A3AEF">
        <w:rPr>
          <w:b/>
          <w:bCs/>
        </w:rPr>
        <w:br/>
      </w:r>
      <w:r w:rsidRPr="005A3AEF">
        <w:rPr>
          <w:rFonts w:ascii="Segoe UI Symbol" w:hAnsi="Segoe UI Symbol" w:cs="Segoe UI Symbol"/>
          <w:b/>
          <w:bCs/>
        </w:rPr>
        <w:t>☐</w:t>
      </w:r>
      <w:r w:rsidRPr="005A3AEF">
        <w:rPr>
          <w:b/>
          <w:bCs/>
        </w:rPr>
        <w:t xml:space="preserve"> </w:t>
      </w:r>
      <w:r w:rsidRPr="005A3AEF">
        <w:rPr>
          <w:b/>
          <w:bCs/>
          <w:rtl/>
        </w:rPr>
        <w:t>شهادة الحج الإلكترونية</w:t>
      </w:r>
      <w:r w:rsidRPr="005A3AEF">
        <w:rPr>
          <w:b/>
          <w:bCs/>
        </w:rPr>
        <w:br/>
      </w:r>
      <w:r w:rsidRPr="005A3AEF">
        <w:rPr>
          <w:rFonts w:ascii="Segoe UI Symbol" w:hAnsi="Segoe UI Symbol" w:cs="Segoe UI Symbol"/>
          <w:b/>
          <w:bCs/>
        </w:rPr>
        <w:t>☐</w:t>
      </w:r>
      <w:r w:rsidRPr="005A3AEF">
        <w:rPr>
          <w:b/>
          <w:bCs/>
        </w:rPr>
        <w:t xml:space="preserve"> </w:t>
      </w:r>
      <w:r w:rsidRPr="005A3AEF">
        <w:rPr>
          <w:b/>
          <w:bCs/>
          <w:rtl/>
        </w:rPr>
        <w:t>بطاقة صحتي للمواليد</w:t>
      </w:r>
      <w:r w:rsidRPr="005A3AEF">
        <w:rPr>
          <w:b/>
          <w:bCs/>
        </w:rPr>
        <w:br/>
      </w:r>
      <w:r w:rsidRPr="005A3AEF">
        <w:rPr>
          <w:rFonts w:ascii="Segoe UI Symbol" w:hAnsi="Segoe UI Symbol" w:cs="Segoe UI Symbol"/>
          <w:b/>
          <w:bCs/>
        </w:rPr>
        <w:t>☐</w:t>
      </w:r>
      <w:r w:rsidRPr="005A3AEF">
        <w:rPr>
          <w:b/>
          <w:bCs/>
        </w:rPr>
        <w:t xml:space="preserve"> </w:t>
      </w:r>
      <w:r w:rsidRPr="005A3AEF">
        <w:rPr>
          <w:b/>
          <w:bCs/>
          <w:rtl/>
        </w:rPr>
        <w:t>تحديث العنوان السكني</w:t>
      </w:r>
      <w:r w:rsidRPr="005A3AEF">
        <w:rPr>
          <w:b/>
          <w:bCs/>
        </w:rPr>
        <w:br/>
      </w:r>
      <w:r w:rsidRPr="005A3AEF">
        <w:rPr>
          <w:rFonts w:ascii="Segoe UI Symbol" w:hAnsi="Segoe UI Symbol" w:cs="Segoe UI Symbol"/>
          <w:b/>
          <w:bCs/>
        </w:rPr>
        <w:t>☐</w:t>
      </w:r>
      <w:r w:rsidRPr="005A3AEF">
        <w:rPr>
          <w:b/>
          <w:bCs/>
        </w:rPr>
        <w:t xml:space="preserve"> </w:t>
      </w:r>
      <w:r w:rsidRPr="005A3AEF">
        <w:rPr>
          <w:b/>
          <w:bCs/>
          <w:rtl/>
        </w:rPr>
        <w:t>بطاقة إعفاء الرسوم الصحية</w:t>
      </w:r>
      <w:r w:rsidRPr="005A3AEF">
        <w:rPr>
          <w:b/>
          <w:bCs/>
        </w:rPr>
        <w:br/>
      </w:r>
      <w:r w:rsidRPr="005A3AEF">
        <w:rPr>
          <w:rFonts w:ascii="Segoe UI Symbol" w:hAnsi="Segoe UI Symbol" w:cs="Segoe UI Symbol"/>
          <w:b/>
          <w:bCs/>
        </w:rPr>
        <w:t>☐</w:t>
      </w:r>
      <w:r w:rsidRPr="005A3AEF">
        <w:rPr>
          <w:b/>
          <w:bCs/>
        </w:rPr>
        <w:t xml:space="preserve"> </w:t>
      </w:r>
      <w:r w:rsidRPr="005A3AEF">
        <w:rPr>
          <w:b/>
          <w:bCs/>
          <w:rtl/>
        </w:rPr>
        <w:t>خدمة الوحدة المتنقلة</w:t>
      </w:r>
      <w:r w:rsidRPr="005A3AEF">
        <w:rPr>
          <w:b/>
          <w:bCs/>
        </w:rPr>
        <w:br/>
      </w:r>
      <w:r w:rsidRPr="005A3AEF">
        <w:rPr>
          <w:rFonts w:ascii="Segoe UI Symbol" w:hAnsi="Segoe UI Symbol" w:cs="Segoe UI Symbol"/>
          <w:b/>
          <w:bCs/>
        </w:rPr>
        <w:t>☐</w:t>
      </w:r>
      <w:r w:rsidRPr="005A3AEF">
        <w:rPr>
          <w:b/>
          <w:bCs/>
        </w:rPr>
        <w:t xml:space="preserve"> </w:t>
      </w:r>
      <w:r w:rsidRPr="005A3AEF">
        <w:rPr>
          <w:b/>
          <w:bCs/>
          <w:rtl/>
        </w:rPr>
        <w:t>مواعيد تصوير الثدي</w:t>
      </w:r>
      <w:r w:rsidRPr="005A3AEF">
        <w:rPr>
          <w:b/>
          <w:bCs/>
        </w:rPr>
        <w:br/>
      </w:r>
      <w:r w:rsidRPr="005A3AEF">
        <w:rPr>
          <w:rFonts w:ascii="Segoe UI Symbol" w:hAnsi="Segoe UI Symbol" w:cs="Segoe UI Symbol"/>
          <w:b/>
          <w:bCs/>
        </w:rPr>
        <w:t>☐</w:t>
      </w:r>
      <w:r w:rsidRPr="005A3AEF">
        <w:rPr>
          <w:b/>
          <w:bCs/>
        </w:rPr>
        <w:t xml:space="preserve"> </w:t>
      </w:r>
      <w:r w:rsidRPr="005A3AEF">
        <w:rPr>
          <w:b/>
          <w:bCs/>
          <w:rtl/>
        </w:rPr>
        <w:t>تغيير طبيب الأسرة</w:t>
      </w:r>
      <w:r w:rsidRPr="005A3AEF">
        <w:rPr>
          <w:b/>
          <w:bCs/>
        </w:rPr>
        <w:br/>
      </w:r>
      <w:r w:rsidRPr="005A3AEF">
        <w:rPr>
          <w:rFonts w:ascii="Segoe UI Symbol" w:hAnsi="Segoe UI Symbol" w:cs="Segoe UI Symbol"/>
          <w:b/>
          <w:bCs/>
        </w:rPr>
        <w:t>☐</w:t>
      </w:r>
      <w:r w:rsidRPr="005A3AEF">
        <w:rPr>
          <w:b/>
          <w:bCs/>
        </w:rPr>
        <w:t xml:space="preserve"> </w:t>
      </w:r>
      <w:r w:rsidRPr="005A3AEF">
        <w:rPr>
          <w:b/>
          <w:bCs/>
          <w:rtl/>
        </w:rPr>
        <w:t>طلبات البحوث</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المواعيد عن بُعد</w:t>
      </w:r>
    </w:p>
    <w:p w14:paraId="2381B92E" w14:textId="77777777" w:rsidR="00AC3B55" w:rsidRPr="005A3AEF" w:rsidRDefault="00000000" w:rsidP="001C4749">
      <w:pPr>
        <w:spacing w:before="300"/>
        <w:rPr>
          <w:b/>
          <w:bCs/>
        </w:rPr>
      </w:pPr>
      <w:r>
        <w:rPr>
          <w:b/>
          <w:bCs/>
        </w:rPr>
        <w:pict w14:anchorId="6FF63789">
          <v:rect id="_x0000_i1031" style="width:0;height:1.5pt" o:hrstd="t" o:hr="t" fillcolor="#a0a0a0" stroked="f"/>
        </w:pict>
      </w:r>
    </w:p>
    <w:p w14:paraId="42A9D85A" w14:textId="77777777" w:rsidR="00AC3B55" w:rsidRPr="005A3AEF" w:rsidRDefault="00AC3B55" w:rsidP="001C4749">
      <w:pPr>
        <w:spacing w:before="300"/>
        <w:rPr>
          <w:b/>
          <w:bCs/>
        </w:rPr>
      </w:pPr>
      <w:r w:rsidRPr="005A3AEF">
        <w:rPr>
          <w:b/>
          <w:bCs/>
        </w:rPr>
        <w:t xml:space="preserve">3. </w:t>
      </w:r>
      <w:r w:rsidRPr="005A3AEF">
        <w:rPr>
          <w:b/>
          <w:bCs/>
          <w:rtl/>
        </w:rPr>
        <w:t>ما التحديات التشغيلية التي تسببها هذه الخدمات؟</w:t>
      </w:r>
    </w:p>
    <w:p w14:paraId="08DDC8D8" w14:textId="77777777" w:rsidR="00AC3B55" w:rsidRPr="005A3AEF" w:rsidRDefault="00AC3B55" w:rsidP="001C4749">
      <w:pPr>
        <w:spacing w:before="300"/>
        <w:rPr>
          <w:b/>
          <w:bCs/>
        </w:rPr>
      </w:pPr>
      <w:r w:rsidRPr="005A3AEF">
        <w:rPr>
          <w:b/>
          <w:bCs/>
        </w:rPr>
        <w:t>..............................................................................</w:t>
      </w:r>
    </w:p>
    <w:p w14:paraId="3F6EB945" w14:textId="77777777" w:rsidR="00AC3B55" w:rsidRPr="005A3AEF" w:rsidRDefault="00000000" w:rsidP="001C4749">
      <w:pPr>
        <w:spacing w:before="300"/>
        <w:rPr>
          <w:b/>
          <w:bCs/>
        </w:rPr>
      </w:pPr>
      <w:r>
        <w:rPr>
          <w:b/>
          <w:bCs/>
        </w:rPr>
        <w:pict w14:anchorId="53BD77E2">
          <v:rect id="_x0000_i1032" style="width:0;height:1.5pt" o:hrstd="t" o:hr="t" fillcolor="#a0a0a0" stroked="f"/>
        </w:pict>
      </w:r>
    </w:p>
    <w:p w14:paraId="73B30403" w14:textId="0AFE48AF" w:rsidR="00ED1BEF" w:rsidRPr="005A3AEF" w:rsidRDefault="00AC3B55" w:rsidP="001C4749">
      <w:pPr>
        <w:spacing w:before="300"/>
        <w:rPr>
          <w:b/>
          <w:bCs/>
        </w:rPr>
      </w:pPr>
      <w:r w:rsidRPr="005A3AEF">
        <w:rPr>
          <w:b/>
          <w:bCs/>
        </w:rPr>
        <w:t xml:space="preserve">4. </w:t>
      </w:r>
      <w:r w:rsidRPr="005A3AEF">
        <w:rPr>
          <w:b/>
          <w:bCs/>
          <w:rtl/>
        </w:rPr>
        <w:t>ما خدمات الرعاية الصحية الأولية التي ينبغي إعطاؤها الأولوية لإعادة التصميم لتحسين تجربة المرضى؟</w:t>
      </w:r>
    </w:p>
    <w:p w14:paraId="78207CDD" w14:textId="77777777" w:rsidR="00AC3B55" w:rsidRPr="005A3AEF" w:rsidRDefault="00AC3B55" w:rsidP="001C4749">
      <w:pPr>
        <w:spacing w:before="300"/>
        <w:rPr>
          <w:b/>
          <w:bCs/>
        </w:rPr>
      </w:pPr>
      <w:r w:rsidRPr="005A3AEF">
        <w:rPr>
          <w:b/>
          <w:bCs/>
        </w:rPr>
        <w:t>..............................................................................</w:t>
      </w:r>
    </w:p>
    <w:p w14:paraId="11631B81" w14:textId="77777777" w:rsidR="00AC3B55" w:rsidRPr="005A3AEF" w:rsidRDefault="00000000" w:rsidP="001C4749">
      <w:pPr>
        <w:spacing w:before="300"/>
        <w:rPr>
          <w:b/>
          <w:bCs/>
        </w:rPr>
      </w:pPr>
      <w:r>
        <w:rPr>
          <w:b/>
          <w:bCs/>
        </w:rPr>
        <w:pict w14:anchorId="26ACEF59">
          <v:rect id="_x0000_i1033" style="width:0;height:1.5pt" o:hrstd="t" o:hr="t" fillcolor="#a0a0a0" stroked="f"/>
        </w:pict>
      </w:r>
    </w:p>
    <w:p w14:paraId="61FD7961" w14:textId="4F8940F4" w:rsidR="00AC3B55" w:rsidRPr="005A3AEF" w:rsidRDefault="00AC3B55" w:rsidP="001C4749">
      <w:pPr>
        <w:spacing w:before="300"/>
        <w:rPr>
          <w:b/>
          <w:bCs/>
        </w:rPr>
      </w:pPr>
      <w:r w:rsidRPr="005A3AEF">
        <w:rPr>
          <w:b/>
          <w:bCs/>
        </w:rPr>
        <w:t xml:space="preserve">5. </w:t>
      </w:r>
      <w:r w:rsidRPr="005A3AEF">
        <w:rPr>
          <w:b/>
          <w:bCs/>
          <w:rtl/>
        </w:rPr>
        <w:t xml:space="preserve">إذا كانت الخدمة تتطلب رفع أو تحميل مستندات، فما أكثر المشكلات شيوعًا التي </w:t>
      </w:r>
      <w:proofErr w:type="spellStart"/>
      <w:r w:rsidRPr="005A3AEF">
        <w:rPr>
          <w:b/>
          <w:bCs/>
          <w:rtl/>
        </w:rPr>
        <w:t>يواجهها</w:t>
      </w:r>
      <w:proofErr w:type="spellEnd"/>
      <w:r w:rsidRPr="005A3AEF">
        <w:rPr>
          <w:b/>
          <w:bCs/>
          <w:rtl/>
        </w:rPr>
        <w:t xml:space="preserve"> المستخدمون؟</w:t>
      </w:r>
    </w:p>
    <w:p w14:paraId="54265827" w14:textId="77777777" w:rsidR="00AC3B55" w:rsidRPr="005A3AEF" w:rsidRDefault="00AC3B55" w:rsidP="001C4749">
      <w:pPr>
        <w:spacing w:before="300"/>
        <w:rPr>
          <w:b/>
          <w:bCs/>
        </w:rPr>
      </w:pPr>
      <w:r w:rsidRPr="005A3AEF">
        <w:rPr>
          <w:b/>
          <w:bCs/>
        </w:rPr>
        <w:t xml:space="preserve">6. </w:t>
      </w:r>
      <w:r w:rsidRPr="005A3AEF">
        <w:rPr>
          <w:b/>
          <w:bCs/>
          <w:rtl/>
        </w:rPr>
        <w:t>ما مدى سهولة استخدام خدمة الموعد عن بُعد؟</w:t>
      </w:r>
    </w:p>
    <w:p w14:paraId="5E10A8CE" w14:textId="77777777" w:rsidR="00AC3B55" w:rsidRPr="005A3AEF" w:rsidRDefault="00AC3B55" w:rsidP="001C4749">
      <w:pPr>
        <w:spacing w:before="300"/>
        <w:rPr>
          <w:b/>
          <w:bCs/>
        </w:rPr>
      </w:pPr>
      <w:r w:rsidRPr="005A3AEF">
        <w:rPr>
          <w:b/>
          <w:bCs/>
          <w:rtl/>
        </w:rPr>
        <w:t xml:space="preserve">صعب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سهل</w:t>
      </w:r>
    </w:p>
    <w:p w14:paraId="4028E278" w14:textId="77777777" w:rsidR="00AC3B55" w:rsidRPr="005A3AEF" w:rsidRDefault="00000000" w:rsidP="001C4749">
      <w:pPr>
        <w:spacing w:before="300"/>
        <w:rPr>
          <w:b/>
          <w:bCs/>
        </w:rPr>
      </w:pPr>
      <w:r>
        <w:rPr>
          <w:b/>
          <w:bCs/>
        </w:rPr>
        <w:pict w14:anchorId="2C965E59">
          <v:rect id="_x0000_i1034" style="width:0;height:1.5pt" o:hrstd="t" o:hr="t" fillcolor="#a0a0a0" stroked="f"/>
        </w:pict>
      </w:r>
    </w:p>
    <w:p w14:paraId="7B84E431" w14:textId="77777777" w:rsidR="00AC3B55" w:rsidRPr="005A3AEF" w:rsidRDefault="00AC3B55" w:rsidP="001C4749">
      <w:pPr>
        <w:spacing w:before="300"/>
        <w:rPr>
          <w:b/>
          <w:bCs/>
        </w:rPr>
      </w:pPr>
      <w:r w:rsidRPr="005A3AEF">
        <w:rPr>
          <w:b/>
          <w:bCs/>
        </w:rPr>
        <w:lastRenderedPageBreak/>
        <w:t xml:space="preserve">7. </w:t>
      </w:r>
      <w:r w:rsidRPr="005A3AEF">
        <w:rPr>
          <w:b/>
          <w:bCs/>
          <w:rtl/>
        </w:rPr>
        <w:t>هل واجهت أو تلقيت بلاغات من المرضى بشأن مشكلات في استلام أو استخدام رابط الموعد عن بُعد؟ إذا كانت الإجابة نعم، فما أكثر المشكلات شيوعًا؟</w:t>
      </w:r>
    </w:p>
    <w:p w14:paraId="34331A65" w14:textId="77777777" w:rsidR="00AC3B55" w:rsidRPr="005A3AEF" w:rsidRDefault="00AC3B55" w:rsidP="001C4749">
      <w:pPr>
        <w:spacing w:before="300"/>
        <w:rPr>
          <w:b/>
          <w:bCs/>
        </w:rPr>
      </w:pPr>
      <w:r w:rsidRPr="005A3AEF">
        <w:rPr>
          <w:b/>
          <w:bCs/>
        </w:rPr>
        <w:t>..............................................................................</w:t>
      </w:r>
    </w:p>
    <w:p w14:paraId="2788726E" w14:textId="77777777" w:rsidR="00AC3B55" w:rsidRPr="005A3AEF" w:rsidRDefault="00000000" w:rsidP="001C4749">
      <w:pPr>
        <w:spacing w:before="300"/>
        <w:rPr>
          <w:b/>
          <w:bCs/>
        </w:rPr>
      </w:pPr>
      <w:r>
        <w:rPr>
          <w:b/>
          <w:bCs/>
        </w:rPr>
        <w:pict w14:anchorId="1FAE3894">
          <v:rect id="_x0000_i1035" style="width:0;height:1.5pt" o:hrstd="t" o:hr="t" fillcolor="#a0a0a0" stroked="f"/>
        </w:pict>
      </w:r>
    </w:p>
    <w:p w14:paraId="02645E3B" w14:textId="18C5F8CC" w:rsidR="00F04292" w:rsidRPr="005A3AEF" w:rsidRDefault="00F04292" w:rsidP="001C4749">
      <w:pPr>
        <w:spacing w:before="300"/>
        <w:rPr>
          <w:b/>
          <w:bCs/>
          <w:i/>
          <w:iCs/>
        </w:rPr>
      </w:pPr>
      <w:r w:rsidRPr="005A3AEF">
        <w:rPr>
          <w:b/>
          <w:bCs/>
          <w:i/>
          <w:iCs/>
        </w:rPr>
        <w:t>Section 3: Platform-Level Features</w:t>
      </w:r>
      <w:r w:rsidR="005A3AEF">
        <w:rPr>
          <w:b/>
          <w:bCs/>
          <w:i/>
          <w:iCs/>
        </w:rPr>
        <w:t xml:space="preserve"> | </w:t>
      </w:r>
      <w:r w:rsidR="005A3AEF" w:rsidRPr="005A3AEF">
        <w:rPr>
          <w:b/>
          <w:bCs/>
          <w:i/>
          <w:iCs/>
          <w:rtl/>
        </w:rPr>
        <w:t>القسم الثالث: الميزات على مستوى المنصة</w:t>
      </w:r>
    </w:p>
    <w:p w14:paraId="5F7FA7D7" w14:textId="77777777" w:rsidR="00F04292" w:rsidRPr="005A3AEF" w:rsidRDefault="00000000" w:rsidP="001C4749">
      <w:pPr>
        <w:spacing w:before="300"/>
        <w:rPr>
          <w:b/>
          <w:bCs/>
        </w:rPr>
      </w:pPr>
      <w:r>
        <w:rPr>
          <w:b/>
          <w:bCs/>
        </w:rPr>
        <w:pict w14:anchorId="1A149A8F">
          <v:rect id="_x0000_i1036" style="width:0;height:1.5pt" o:hrstd="t" o:hr="t" fillcolor="#a0a0a0" stroked="f"/>
        </w:pict>
      </w:r>
    </w:p>
    <w:p w14:paraId="3F56DBF8" w14:textId="77777777" w:rsidR="00F04292" w:rsidRPr="005A3AEF" w:rsidRDefault="00F04292" w:rsidP="001C4749">
      <w:pPr>
        <w:spacing w:before="300"/>
        <w:rPr>
          <w:b/>
          <w:bCs/>
        </w:rPr>
      </w:pPr>
      <w:r w:rsidRPr="005A3AEF">
        <w:rPr>
          <w:b/>
          <w:bCs/>
        </w:rPr>
        <w:t xml:space="preserve">1. </w:t>
      </w:r>
      <w:r w:rsidRPr="005A3AEF">
        <w:rPr>
          <w:b/>
          <w:bCs/>
          <w:rtl/>
        </w:rPr>
        <w:t>ما ميزات إمكانية الوصول التي ينبغي تضمينها لدعم جميع المستخدمين بشكل أفضل؟</w:t>
      </w:r>
      <w:r w:rsidRPr="005A3AEF">
        <w:rPr>
          <w:b/>
          <w:bCs/>
        </w:rPr>
        <w:br/>
        <w:t>Which accessibility features should be included to better support all users?</w:t>
      </w:r>
      <w:r w:rsidRPr="005A3AEF">
        <w:rPr>
          <w:b/>
          <w:bCs/>
        </w:rPr>
        <w:br/>
      </w:r>
      <w:r w:rsidRPr="005A3AEF">
        <w:rPr>
          <w:b/>
          <w:bCs/>
          <w:i/>
          <w:iCs/>
        </w:rPr>
        <w:t>(</w:t>
      </w:r>
      <w:r w:rsidRPr="005A3AEF">
        <w:rPr>
          <w:b/>
          <w:bCs/>
          <w:i/>
          <w:iCs/>
          <w:rtl/>
        </w:rPr>
        <w:t>يمكن اختيار أكثر من إجابة</w:t>
      </w:r>
      <w:r w:rsidRPr="005A3AEF">
        <w:rPr>
          <w:b/>
          <w:bCs/>
          <w:i/>
          <w:iCs/>
        </w:rPr>
        <w:t xml:space="preserve"> | Select all that apply)</w:t>
      </w:r>
    </w:p>
    <w:p w14:paraId="0241830D" w14:textId="77777777" w:rsidR="00F04292" w:rsidRPr="005A3AEF" w:rsidRDefault="00F04292"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تكبير حجم النص</w:t>
      </w:r>
      <w:r w:rsidRPr="005A3AEF">
        <w:rPr>
          <w:b/>
          <w:bCs/>
        </w:rPr>
        <w:t xml:space="preserve"> | Larger text size</w:t>
      </w:r>
      <w:r w:rsidRPr="005A3AEF">
        <w:rPr>
          <w:b/>
          <w:bCs/>
        </w:rPr>
        <w:br/>
      </w:r>
      <w:r w:rsidRPr="005A3AEF">
        <w:rPr>
          <w:rFonts w:ascii="Segoe UI Symbol" w:hAnsi="Segoe UI Symbol" w:cs="Segoe UI Symbol"/>
          <w:b/>
          <w:bCs/>
        </w:rPr>
        <w:t>☐</w:t>
      </w:r>
      <w:r w:rsidRPr="005A3AEF">
        <w:rPr>
          <w:b/>
          <w:bCs/>
        </w:rPr>
        <w:t xml:space="preserve"> </w:t>
      </w:r>
      <w:r w:rsidRPr="005A3AEF">
        <w:rPr>
          <w:b/>
          <w:bCs/>
          <w:rtl/>
        </w:rPr>
        <w:t>وضع التباين العالي</w:t>
      </w:r>
      <w:r w:rsidRPr="005A3AEF">
        <w:rPr>
          <w:b/>
          <w:bCs/>
        </w:rPr>
        <w:t xml:space="preserve"> | High-contrast mode</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التوافق مع قارئات الشاشة</w:t>
      </w:r>
      <w:r w:rsidRPr="005A3AEF">
        <w:rPr>
          <w:b/>
          <w:bCs/>
        </w:rPr>
        <w:t xml:space="preserve"> | Screen reader compatibility</w:t>
      </w:r>
      <w:r w:rsidRPr="005A3AEF">
        <w:rPr>
          <w:b/>
          <w:bCs/>
        </w:rPr>
        <w:br/>
      </w:r>
      <w:r w:rsidRPr="005A3AEF">
        <w:rPr>
          <w:rFonts w:ascii="Segoe UI Symbol" w:hAnsi="Segoe UI Symbol" w:cs="Segoe UI Symbol"/>
          <w:b/>
          <w:bCs/>
        </w:rPr>
        <w:t>☐</w:t>
      </w:r>
      <w:r w:rsidRPr="005A3AEF">
        <w:rPr>
          <w:b/>
          <w:bCs/>
        </w:rPr>
        <w:t xml:space="preserve"> </w:t>
      </w:r>
      <w:r w:rsidRPr="005A3AEF">
        <w:rPr>
          <w:b/>
          <w:bCs/>
          <w:rtl/>
        </w:rPr>
        <w:t>دعم لغات متعددة</w:t>
      </w:r>
      <w:r w:rsidRPr="005A3AEF">
        <w:rPr>
          <w:b/>
          <w:bCs/>
        </w:rPr>
        <w:t xml:space="preserve"> | Multilingual support</w:t>
      </w:r>
      <w:r w:rsidRPr="005A3AEF">
        <w:rPr>
          <w:b/>
          <w:bCs/>
        </w:rPr>
        <w:br/>
      </w:r>
      <w:r w:rsidRPr="005A3AEF">
        <w:rPr>
          <w:rFonts w:ascii="Segoe UI Symbol" w:hAnsi="Segoe UI Symbol" w:cs="Segoe UI Symbol"/>
          <w:b/>
          <w:bCs/>
        </w:rPr>
        <w:t>☐</w:t>
      </w:r>
      <w:r w:rsidRPr="005A3AEF">
        <w:rPr>
          <w:b/>
          <w:bCs/>
        </w:rPr>
        <w:t xml:space="preserve"> </w:t>
      </w:r>
      <w:r w:rsidRPr="005A3AEF">
        <w:rPr>
          <w:b/>
          <w:bCs/>
          <w:rtl/>
        </w:rPr>
        <w:t>تنقل بسيط وواضح</w:t>
      </w:r>
      <w:r w:rsidRPr="005A3AEF">
        <w:rPr>
          <w:b/>
          <w:bCs/>
        </w:rPr>
        <w:t xml:space="preserve"> | Simple and clear navigation</w:t>
      </w:r>
      <w:r w:rsidRPr="005A3AEF">
        <w:rPr>
          <w:b/>
          <w:bCs/>
        </w:rPr>
        <w:br/>
      </w:r>
      <w:r w:rsidRPr="005A3AEF">
        <w:rPr>
          <w:rFonts w:ascii="Segoe UI Symbol" w:hAnsi="Segoe UI Symbol" w:cs="Segoe UI Symbol"/>
          <w:b/>
          <w:bCs/>
        </w:rPr>
        <w:t>☐</w:t>
      </w:r>
      <w:r w:rsidRPr="005A3AEF">
        <w:rPr>
          <w:b/>
          <w:bCs/>
        </w:rPr>
        <w:t xml:space="preserve"> </w:t>
      </w:r>
      <w:r w:rsidRPr="005A3AEF">
        <w:rPr>
          <w:b/>
          <w:bCs/>
          <w:rtl/>
        </w:rPr>
        <w:t>أخرى</w:t>
      </w:r>
      <w:r w:rsidRPr="005A3AEF">
        <w:rPr>
          <w:b/>
          <w:bCs/>
        </w:rPr>
        <w:t xml:space="preserve"> | Other: ___________</w:t>
      </w:r>
    </w:p>
    <w:p w14:paraId="264D47EA" w14:textId="77777777" w:rsidR="00F04292" w:rsidRPr="005A3AEF" w:rsidRDefault="00000000" w:rsidP="001C4749">
      <w:pPr>
        <w:spacing w:before="300"/>
        <w:rPr>
          <w:b/>
          <w:bCs/>
        </w:rPr>
      </w:pPr>
      <w:r>
        <w:rPr>
          <w:b/>
          <w:bCs/>
        </w:rPr>
        <w:pict w14:anchorId="237A3140">
          <v:rect id="_x0000_i1037" style="width:0;height:1.5pt" o:hrstd="t" o:hr="t" fillcolor="#a0a0a0" stroked="f"/>
        </w:pict>
      </w:r>
    </w:p>
    <w:p w14:paraId="7DCCACB4" w14:textId="77777777" w:rsidR="00F04292" w:rsidRPr="005A3AEF" w:rsidRDefault="00F04292" w:rsidP="001C4749">
      <w:pPr>
        <w:spacing w:before="300"/>
        <w:rPr>
          <w:b/>
          <w:bCs/>
        </w:rPr>
      </w:pPr>
      <w:r w:rsidRPr="005A3AEF">
        <w:rPr>
          <w:b/>
          <w:bCs/>
        </w:rPr>
        <w:t xml:space="preserve">2. </w:t>
      </w:r>
      <w:r w:rsidRPr="005A3AEF">
        <w:rPr>
          <w:b/>
          <w:bCs/>
          <w:rtl/>
        </w:rPr>
        <w:t>كيف تفضل عرض خدمات الرعاية الصحية الأولية؟</w:t>
      </w:r>
      <w:r w:rsidRPr="005A3AEF">
        <w:rPr>
          <w:b/>
          <w:bCs/>
        </w:rPr>
        <w:br/>
        <w:t>How would you prefer PHC services to be displayed?</w:t>
      </w:r>
    </w:p>
    <w:p w14:paraId="300A7E49" w14:textId="77777777" w:rsidR="00F04292" w:rsidRPr="005A3AEF" w:rsidRDefault="00F04292"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عرض شبكي على شكل بطاقات</w:t>
      </w:r>
      <w:r w:rsidRPr="005A3AEF">
        <w:rPr>
          <w:b/>
          <w:bCs/>
        </w:rPr>
        <w:t xml:space="preserve"> | Grid view (cards)</w:t>
      </w:r>
      <w:r w:rsidRPr="005A3AEF">
        <w:rPr>
          <w:b/>
          <w:bCs/>
        </w:rPr>
        <w:br/>
      </w:r>
      <w:r w:rsidRPr="005A3AEF">
        <w:rPr>
          <w:rFonts w:ascii="Segoe UI Symbol" w:hAnsi="Segoe UI Symbol" w:cs="Segoe UI Symbol"/>
          <w:b/>
          <w:bCs/>
        </w:rPr>
        <w:t>☐</w:t>
      </w:r>
      <w:r w:rsidRPr="005A3AEF">
        <w:rPr>
          <w:b/>
          <w:bCs/>
        </w:rPr>
        <w:t xml:space="preserve"> </w:t>
      </w:r>
      <w:r w:rsidRPr="005A3AEF">
        <w:rPr>
          <w:b/>
          <w:bCs/>
          <w:rtl/>
        </w:rPr>
        <w:t>عرض على شكل قائمة</w:t>
      </w:r>
      <w:r w:rsidRPr="005A3AEF">
        <w:rPr>
          <w:b/>
          <w:bCs/>
        </w:rPr>
        <w:t xml:space="preserve"> | List view</w:t>
      </w:r>
      <w:r w:rsidRPr="005A3AEF">
        <w:rPr>
          <w:b/>
          <w:bCs/>
        </w:rPr>
        <w:br/>
      </w:r>
      <w:r w:rsidRPr="005A3AEF">
        <w:rPr>
          <w:rFonts w:ascii="Segoe UI Symbol" w:hAnsi="Segoe UI Symbol" w:cs="Segoe UI Symbol"/>
          <w:b/>
          <w:bCs/>
        </w:rPr>
        <w:t>☐</w:t>
      </w:r>
      <w:r w:rsidRPr="005A3AEF">
        <w:rPr>
          <w:b/>
          <w:bCs/>
        </w:rPr>
        <w:t xml:space="preserve"> </w:t>
      </w:r>
      <w:r w:rsidRPr="005A3AEF">
        <w:rPr>
          <w:b/>
          <w:bCs/>
          <w:rtl/>
        </w:rPr>
        <w:t>عرض الخدمات ضمن أقسام مصنفة</w:t>
      </w:r>
      <w:r w:rsidRPr="005A3AEF">
        <w:rPr>
          <w:b/>
          <w:bCs/>
        </w:rPr>
        <w:t xml:space="preserve"> | Categorized sections</w:t>
      </w:r>
      <w:r w:rsidRPr="005A3AEF">
        <w:rPr>
          <w:b/>
          <w:bCs/>
        </w:rPr>
        <w:br/>
      </w:r>
      <w:r w:rsidRPr="005A3AEF">
        <w:rPr>
          <w:rFonts w:ascii="Segoe UI Symbol" w:hAnsi="Segoe UI Symbol" w:cs="Segoe UI Symbol"/>
          <w:b/>
          <w:bCs/>
        </w:rPr>
        <w:t>☐</w:t>
      </w:r>
      <w:r w:rsidRPr="005A3AEF">
        <w:rPr>
          <w:b/>
          <w:bCs/>
        </w:rPr>
        <w:t xml:space="preserve"> </w:t>
      </w:r>
      <w:r w:rsidRPr="005A3AEF">
        <w:rPr>
          <w:b/>
          <w:bCs/>
          <w:rtl/>
        </w:rPr>
        <w:t>عرض الخدمات الأكثر استخدامًا أولاً</w:t>
      </w:r>
      <w:r w:rsidRPr="005A3AEF">
        <w:rPr>
          <w:b/>
          <w:bCs/>
        </w:rPr>
        <w:t xml:space="preserve"> | Frequently used services first</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اقتراحات مخصصة حسب احتياجات المستخدم</w:t>
      </w:r>
      <w:r w:rsidRPr="005A3AEF">
        <w:rPr>
          <w:b/>
          <w:bCs/>
        </w:rPr>
        <w:t xml:space="preserve"> | Personalized recommendations</w:t>
      </w:r>
    </w:p>
    <w:p w14:paraId="1D9B8AF7" w14:textId="77777777" w:rsidR="00F04292" w:rsidRPr="005A3AEF" w:rsidRDefault="00000000" w:rsidP="001C4749">
      <w:pPr>
        <w:spacing w:before="300"/>
        <w:rPr>
          <w:b/>
          <w:bCs/>
        </w:rPr>
      </w:pPr>
      <w:r>
        <w:rPr>
          <w:b/>
          <w:bCs/>
        </w:rPr>
        <w:pict w14:anchorId="21C01ACD">
          <v:rect id="_x0000_i1038" style="width:0;height:1.5pt" o:hrstd="t" o:hr="t" fillcolor="#a0a0a0" stroked="f"/>
        </w:pict>
      </w:r>
    </w:p>
    <w:p w14:paraId="732EF467" w14:textId="77777777" w:rsidR="00F04292" w:rsidRPr="005A3AEF" w:rsidRDefault="00F04292" w:rsidP="001C4749">
      <w:pPr>
        <w:spacing w:before="300"/>
        <w:rPr>
          <w:b/>
          <w:bCs/>
        </w:rPr>
      </w:pPr>
      <w:r w:rsidRPr="005A3AEF">
        <w:rPr>
          <w:b/>
          <w:bCs/>
        </w:rPr>
        <w:t xml:space="preserve">3. </w:t>
      </w:r>
      <w:r w:rsidRPr="005A3AEF">
        <w:rPr>
          <w:b/>
          <w:bCs/>
          <w:rtl/>
        </w:rPr>
        <w:t>ما اللون أو الهوية اللونية التي تعتقد أنها الأنسب لمنصة نرعاك؟</w:t>
      </w:r>
      <w:r w:rsidRPr="005A3AEF">
        <w:rPr>
          <w:b/>
          <w:bCs/>
        </w:rPr>
        <w:br/>
        <w:t>Which color theme do you think is most suitable for the Nuraak platform?</w:t>
      </w:r>
    </w:p>
    <w:p w14:paraId="6B6308FA" w14:textId="77777777" w:rsidR="00F04292" w:rsidRPr="005A3AEF" w:rsidRDefault="00F04292" w:rsidP="001C4749">
      <w:pPr>
        <w:spacing w:before="300"/>
        <w:rPr>
          <w:b/>
          <w:bCs/>
        </w:rPr>
      </w:pPr>
      <w:r w:rsidRPr="005A3AEF">
        <w:rPr>
          <w:b/>
          <w:bCs/>
        </w:rPr>
        <w:t>..............................................................................</w:t>
      </w:r>
    </w:p>
    <w:p w14:paraId="515C5EDF" w14:textId="77777777" w:rsidR="00F04292" w:rsidRPr="005A3AEF" w:rsidRDefault="00000000" w:rsidP="001C4749">
      <w:pPr>
        <w:spacing w:before="300"/>
        <w:rPr>
          <w:b/>
          <w:bCs/>
        </w:rPr>
      </w:pPr>
      <w:r>
        <w:rPr>
          <w:b/>
          <w:bCs/>
        </w:rPr>
        <w:pict w14:anchorId="61D0E6F0">
          <v:rect id="_x0000_i1039" style="width:0;height:1.5pt" o:hrstd="t" o:hr="t" fillcolor="#a0a0a0" stroked="f"/>
        </w:pict>
      </w:r>
    </w:p>
    <w:p w14:paraId="5FB07B2F" w14:textId="77777777" w:rsidR="00F04292" w:rsidRPr="005A3AEF" w:rsidRDefault="00F04292" w:rsidP="001C4749">
      <w:pPr>
        <w:spacing w:before="300"/>
        <w:rPr>
          <w:b/>
          <w:bCs/>
        </w:rPr>
      </w:pPr>
      <w:r w:rsidRPr="005A3AEF">
        <w:rPr>
          <w:b/>
          <w:bCs/>
        </w:rPr>
        <w:t xml:space="preserve">4. </w:t>
      </w:r>
      <w:r w:rsidRPr="005A3AEF">
        <w:rPr>
          <w:b/>
          <w:bCs/>
          <w:rtl/>
        </w:rPr>
        <w:t>هل ينبغي أن تدعم منصة نرعاك الوضعين الفاتح والداكن؟</w:t>
      </w:r>
      <w:r w:rsidRPr="005A3AEF">
        <w:rPr>
          <w:b/>
          <w:bCs/>
        </w:rPr>
        <w:br/>
        <w:t>Should the Nuraak platform support both Light Mode and Dark Mode?</w:t>
      </w:r>
    </w:p>
    <w:p w14:paraId="1072A2AD" w14:textId="77777777" w:rsidR="00F04292" w:rsidRPr="005A3AEF" w:rsidRDefault="00F04292"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الوضع الفاتح فقط</w:t>
      </w:r>
      <w:r w:rsidRPr="005A3AEF">
        <w:rPr>
          <w:b/>
          <w:bCs/>
        </w:rPr>
        <w:t xml:space="preserve"> | Light only</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الوضع الداكن فقط</w:t>
      </w:r>
      <w:r w:rsidRPr="005A3AEF">
        <w:rPr>
          <w:b/>
          <w:bCs/>
        </w:rPr>
        <w:t xml:space="preserve"> | Dark only</w:t>
      </w:r>
      <w:r w:rsidRPr="005A3AEF">
        <w:rPr>
          <w:b/>
          <w:bCs/>
        </w:rPr>
        <w:br/>
      </w:r>
      <w:r w:rsidRPr="005A3AEF">
        <w:rPr>
          <w:rFonts w:ascii="Segoe UI Symbol" w:hAnsi="Segoe UI Symbol" w:cs="Segoe UI Symbol"/>
          <w:b/>
          <w:bCs/>
        </w:rPr>
        <w:t>☐</w:t>
      </w:r>
      <w:r w:rsidRPr="005A3AEF">
        <w:rPr>
          <w:b/>
          <w:bCs/>
        </w:rPr>
        <w:t xml:space="preserve"> </w:t>
      </w:r>
      <w:r w:rsidRPr="005A3AEF">
        <w:rPr>
          <w:b/>
          <w:bCs/>
          <w:rtl/>
        </w:rPr>
        <w:t>كلا الوضعين (الفاتح والداكن)</w:t>
      </w:r>
      <w:r w:rsidRPr="005A3AEF">
        <w:rPr>
          <w:b/>
          <w:bCs/>
        </w:rPr>
        <w:t xml:space="preserve"> | Both</w:t>
      </w:r>
      <w:r w:rsidRPr="005A3AEF">
        <w:rPr>
          <w:b/>
          <w:bCs/>
        </w:rPr>
        <w:br/>
      </w:r>
      <w:r w:rsidRPr="005A3AEF">
        <w:rPr>
          <w:rFonts w:ascii="Segoe UI Symbol" w:hAnsi="Segoe UI Symbol" w:cs="Segoe UI Symbol"/>
          <w:b/>
          <w:bCs/>
        </w:rPr>
        <w:t>☐</w:t>
      </w:r>
      <w:r w:rsidRPr="005A3AEF">
        <w:rPr>
          <w:b/>
          <w:bCs/>
        </w:rPr>
        <w:t xml:space="preserve"> </w:t>
      </w:r>
      <w:r w:rsidRPr="005A3AEF">
        <w:rPr>
          <w:b/>
          <w:bCs/>
          <w:rtl/>
        </w:rPr>
        <w:t>لا أفضلية لدي</w:t>
      </w:r>
      <w:r w:rsidRPr="005A3AEF">
        <w:rPr>
          <w:b/>
          <w:bCs/>
        </w:rPr>
        <w:t xml:space="preserve"> | No preference</w:t>
      </w:r>
    </w:p>
    <w:p w14:paraId="18D79035" w14:textId="77777777" w:rsidR="00F04292" w:rsidRPr="005A3AEF" w:rsidRDefault="00000000" w:rsidP="001C4749">
      <w:pPr>
        <w:spacing w:before="300"/>
        <w:rPr>
          <w:b/>
          <w:bCs/>
        </w:rPr>
      </w:pPr>
      <w:r>
        <w:rPr>
          <w:b/>
          <w:bCs/>
        </w:rPr>
        <w:pict w14:anchorId="2638756F">
          <v:rect id="_x0000_i1040" style="width:0;height:1.5pt" o:hrstd="t" o:hr="t" fillcolor="#a0a0a0" stroked="f"/>
        </w:pict>
      </w:r>
    </w:p>
    <w:p w14:paraId="20C3EE10" w14:textId="77777777" w:rsidR="00F04292" w:rsidRPr="005A3AEF" w:rsidRDefault="00F04292" w:rsidP="001C4749">
      <w:pPr>
        <w:spacing w:before="300"/>
        <w:rPr>
          <w:b/>
          <w:bCs/>
        </w:rPr>
      </w:pPr>
      <w:r w:rsidRPr="005A3AEF">
        <w:rPr>
          <w:b/>
          <w:bCs/>
        </w:rPr>
        <w:lastRenderedPageBreak/>
        <w:t xml:space="preserve">5. </w:t>
      </w:r>
      <w:r w:rsidRPr="005A3AEF">
        <w:rPr>
          <w:b/>
          <w:bCs/>
          <w:rtl/>
        </w:rPr>
        <w:t>هل توجد أي ميزات أو وظائف في المنصة ترغب في إضافتها أو إزالتها أو تحسينها؟ يرجى التوضيح</w:t>
      </w:r>
      <w:r w:rsidRPr="005A3AEF">
        <w:rPr>
          <w:b/>
          <w:bCs/>
        </w:rPr>
        <w:t>.</w:t>
      </w:r>
      <w:r w:rsidRPr="005A3AEF">
        <w:rPr>
          <w:b/>
          <w:bCs/>
        </w:rPr>
        <w:br/>
        <w:t>Are there any platform features you would like to add, remove, or improve? Please specify.</w:t>
      </w:r>
    </w:p>
    <w:p w14:paraId="1790A71E" w14:textId="77777777" w:rsidR="00F04292" w:rsidRPr="005A3AEF" w:rsidRDefault="00F04292" w:rsidP="001C4749">
      <w:pPr>
        <w:spacing w:before="300"/>
        <w:rPr>
          <w:b/>
          <w:bCs/>
        </w:rPr>
      </w:pPr>
      <w:r w:rsidRPr="005A3AEF">
        <w:rPr>
          <w:b/>
          <w:bCs/>
        </w:rPr>
        <w:t>..............................................................................</w:t>
      </w:r>
    </w:p>
    <w:p w14:paraId="2367F26E" w14:textId="77777777" w:rsidR="00F04292" w:rsidRPr="005A3AEF" w:rsidRDefault="00000000" w:rsidP="001C4749">
      <w:pPr>
        <w:spacing w:before="300"/>
        <w:rPr>
          <w:b/>
          <w:bCs/>
        </w:rPr>
      </w:pPr>
      <w:r>
        <w:rPr>
          <w:b/>
          <w:bCs/>
        </w:rPr>
        <w:pict w14:anchorId="5EFDDA8B">
          <v:rect id="_x0000_i1041" style="width:0;height:1.5pt" o:hrstd="t" o:hr="t" fillcolor="#a0a0a0" stroked="f"/>
        </w:pict>
      </w:r>
    </w:p>
    <w:p w14:paraId="66BB7886" w14:textId="70F1FFCC" w:rsidR="00F04292" w:rsidRPr="005A3AEF" w:rsidRDefault="00F04292" w:rsidP="001C4749">
      <w:pPr>
        <w:spacing w:before="300"/>
        <w:rPr>
          <w:b/>
          <w:bCs/>
        </w:rPr>
      </w:pPr>
      <w:r w:rsidRPr="005A3AEF">
        <w:rPr>
          <w:b/>
          <w:bCs/>
        </w:rPr>
        <w:t>Section 4: System Quality &amp; Cross-Cutting Requirements</w:t>
      </w:r>
      <w:r w:rsidR="005A3AEF">
        <w:rPr>
          <w:b/>
          <w:bCs/>
        </w:rPr>
        <w:t xml:space="preserve"> | </w:t>
      </w:r>
      <w:r w:rsidR="005A3AEF" w:rsidRPr="005A3AEF">
        <w:rPr>
          <w:b/>
          <w:bCs/>
          <w:rtl/>
        </w:rPr>
        <w:t>القسم الرابع: جودة النظام والمتطلبات المشتركة</w:t>
      </w:r>
    </w:p>
    <w:p w14:paraId="410B9774" w14:textId="77777777" w:rsidR="00F04292" w:rsidRPr="005A3AEF" w:rsidRDefault="00000000" w:rsidP="001C4749">
      <w:pPr>
        <w:spacing w:before="300"/>
        <w:rPr>
          <w:b/>
          <w:bCs/>
        </w:rPr>
      </w:pPr>
      <w:r>
        <w:rPr>
          <w:b/>
          <w:bCs/>
        </w:rPr>
        <w:pict w14:anchorId="4BB601AE">
          <v:rect id="_x0000_i1042" style="width:0;height:1.5pt" o:hrstd="t" o:hr="t" fillcolor="#a0a0a0" stroked="f"/>
        </w:pict>
      </w:r>
    </w:p>
    <w:p w14:paraId="74BE10C2" w14:textId="77777777" w:rsidR="00F04292" w:rsidRPr="005A3AEF" w:rsidRDefault="00F04292" w:rsidP="001C4749">
      <w:pPr>
        <w:spacing w:before="300"/>
        <w:rPr>
          <w:b/>
          <w:bCs/>
        </w:rPr>
      </w:pPr>
      <w:r w:rsidRPr="005A3AEF">
        <w:rPr>
          <w:b/>
          <w:bCs/>
        </w:rPr>
        <w:t xml:space="preserve">1. </w:t>
      </w:r>
      <w:r w:rsidRPr="005A3AEF">
        <w:rPr>
          <w:b/>
          <w:bCs/>
          <w:rtl/>
        </w:rPr>
        <w:t>ما الجوانب غير الوظيفية التي تحتاج إلى أكبر قدر من التحسين عبر خدمات الرعاية الصحية الأولية الرقمية؟</w:t>
      </w:r>
      <w:r w:rsidRPr="005A3AEF">
        <w:rPr>
          <w:b/>
          <w:bCs/>
        </w:rPr>
        <w:br/>
        <w:t>Which non-functional aspects require the most improvement across PHC digital services?</w:t>
      </w:r>
      <w:r w:rsidRPr="005A3AEF">
        <w:rPr>
          <w:b/>
          <w:bCs/>
        </w:rPr>
        <w:br/>
      </w:r>
      <w:r w:rsidRPr="005A3AEF">
        <w:rPr>
          <w:b/>
          <w:bCs/>
          <w:i/>
          <w:iCs/>
        </w:rPr>
        <w:t>(</w:t>
      </w:r>
      <w:r w:rsidRPr="005A3AEF">
        <w:rPr>
          <w:b/>
          <w:bCs/>
          <w:i/>
          <w:iCs/>
          <w:rtl/>
        </w:rPr>
        <w:t>يمكن اختيار أكثر من إجابة</w:t>
      </w:r>
      <w:r w:rsidRPr="005A3AEF">
        <w:rPr>
          <w:b/>
          <w:bCs/>
          <w:i/>
          <w:iCs/>
        </w:rPr>
        <w:t xml:space="preserve"> | Select all that apply)</w:t>
      </w:r>
    </w:p>
    <w:p w14:paraId="3A95D797" w14:textId="77777777" w:rsidR="00F04292" w:rsidRPr="005A3AEF" w:rsidRDefault="00F04292" w:rsidP="001C4749">
      <w:pPr>
        <w:spacing w:before="300"/>
        <w:rPr>
          <w:b/>
          <w:bCs/>
        </w:rPr>
      </w:pPr>
      <w:r w:rsidRPr="005A3AEF">
        <w:rPr>
          <w:rFonts w:ascii="Segoe UI Symbol" w:hAnsi="Segoe UI Symbol" w:cs="Segoe UI Symbol"/>
          <w:b/>
          <w:bCs/>
        </w:rPr>
        <w:t>☐</w:t>
      </w:r>
      <w:r w:rsidRPr="005A3AEF">
        <w:rPr>
          <w:b/>
          <w:bCs/>
        </w:rPr>
        <w:t xml:space="preserve"> </w:t>
      </w:r>
      <w:r w:rsidRPr="005A3AEF">
        <w:rPr>
          <w:b/>
          <w:bCs/>
          <w:rtl/>
        </w:rPr>
        <w:t>الأداء</w:t>
      </w:r>
      <w:r w:rsidRPr="005A3AEF">
        <w:rPr>
          <w:b/>
          <w:bCs/>
        </w:rPr>
        <w:t xml:space="preserve"> | Performance</w:t>
      </w:r>
      <w:r w:rsidRPr="005A3AEF">
        <w:rPr>
          <w:b/>
          <w:bCs/>
        </w:rPr>
        <w:br/>
      </w:r>
      <w:r w:rsidRPr="005A3AEF">
        <w:rPr>
          <w:rFonts w:ascii="Segoe UI Symbol" w:hAnsi="Segoe UI Symbol" w:cs="Segoe UI Symbol"/>
          <w:b/>
          <w:bCs/>
        </w:rPr>
        <w:t>☐</w:t>
      </w:r>
      <w:r w:rsidRPr="005A3AEF">
        <w:rPr>
          <w:b/>
          <w:bCs/>
        </w:rPr>
        <w:t xml:space="preserve"> </w:t>
      </w:r>
      <w:r w:rsidRPr="005A3AEF">
        <w:rPr>
          <w:b/>
          <w:bCs/>
          <w:rtl/>
        </w:rPr>
        <w:t>إمكانية الوصول</w:t>
      </w:r>
      <w:r w:rsidRPr="005A3AEF">
        <w:rPr>
          <w:b/>
          <w:bCs/>
        </w:rPr>
        <w:t xml:space="preserve"> | Accessibility</w:t>
      </w:r>
      <w:r w:rsidRPr="005A3AEF">
        <w:rPr>
          <w:b/>
          <w:bCs/>
        </w:rPr>
        <w:br/>
      </w:r>
      <w:r w:rsidRPr="005A3AEF">
        <w:rPr>
          <w:rFonts w:ascii="Segoe UI Symbol" w:hAnsi="Segoe UI Symbol" w:cs="Segoe UI Symbol"/>
          <w:b/>
          <w:bCs/>
        </w:rPr>
        <w:t>☐</w:t>
      </w:r>
      <w:r w:rsidRPr="005A3AEF">
        <w:rPr>
          <w:b/>
          <w:bCs/>
        </w:rPr>
        <w:t xml:space="preserve"> </w:t>
      </w:r>
      <w:r w:rsidRPr="005A3AEF">
        <w:rPr>
          <w:b/>
          <w:bCs/>
          <w:rtl/>
        </w:rPr>
        <w:t>سهولة الاستخدام</w:t>
      </w:r>
      <w:r w:rsidRPr="005A3AEF">
        <w:rPr>
          <w:b/>
          <w:bCs/>
        </w:rPr>
        <w:t xml:space="preserve"> | Ease of use</w:t>
      </w:r>
      <w:r w:rsidRPr="005A3AEF">
        <w:rPr>
          <w:b/>
          <w:bCs/>
        </w:rPr>
        <w:br/>
      </w:r>
      <w:r w:rsidRPr="005A3AEF">
        <w:rPr>
          <w:rFonts w:ascii="Segoe UI Symbol" w:hAnsi="Segoe UI Symbol" w:cs="Segoe UI Symbol"/>
          <w:b/>
          <w:bCs/>
        </w:rPr>
        <w:t>☐</w:t>
      </w:r>
      <w:r w:rsidRPr="005A3AEF">
        <w:rPr>
          <w:b/>
          <w:bCs/>
        </w:rPr>
        <w:t xml:space="preserve"> </w:t>
      </w:r>
      <w:r w:rsidRPr="005A3AEF">
        <w:rPr>
          <w:b/>
          <w:bCs/>
          <w:rtl/>
        </w:rPr>
        <w:t>سهولة التنقل</w:t>
      </w:r>
      <w:r w:rsidRPr="005A3AEF">
        <w:rPr>
          <w:b/>
          <w:bCs/>
        </w:rPr>
        <w:t xml:space="preserve"> | Navigation</w:t>
      </w:r>
      <w:r w:rsidRPr="005A3AEF">
        <w:rPr>
          <w:b/>
          <w:bCs/>
        </w:rPr>
        <w:br/>
      </w:r>
      <w:r w:rsidRPr="005A3AEF">
        <w:rPr>
          <w:rFonts w:ascii="Segoe UI Symbol" w:hAnsi="Segoe UI Symbol" w:cs="Segoe UI Symbol"/>
          <w:b/>
          <w:bCs/>
        </w:rPr>
        <w:t>☐</w:t>
      </w:r>
      <w:r w:rsidRPr="005A3AEF">
        <w:rPr>
          <w:b/>
          <w:bCs/>
        </w:rPr>
        <w:t xml:space="preserve"> </w:t>
      </w:r>
      <w:r w:rsidRPr="005A3AEF">
        <w:rPr>
          <w:b/>
          <w:bCs/>
          <w:rtl/>
        </w:rPr>
        <w:t>التكامل بين الأنظمة</w:t>
      </w:r>
      <w:r w:rsidRPr="005A3AEF">
        <w:rPr>
          <w:b/>
          <w:bCs/>
        </w:rPr>
        <w:t xml:space="preserve"> | Integration between systems</w:t>
      </w:r>
      <w:r w:rsidRPr="005A3AEF">
        <w:rPr>
          <w:b/>
          <w:bCs/>
        </w:rPr>
        <w:br/>
      </w:r>
      <w:r w:rsidRPr="005A3AEF">
        <w:rPr>
          <w:rFonts w:ascii="Segoe UI Symbol" w:hAnsi="Segoe UI Symbol" w:cs="Segoe UI Symbol"/>
          <w:b/>
          <w:bCs/>
        </w:rPr>
        <w:t>☐</w:t>
      </w:r>
      <w:r w:rsidRPr="005A3AEF">
        <w:rPr>
          <w:b/>
          <w:bCs/>
        </w:rPr>
        <w:t xml:space="preserve"> </w:t>
      </w:r>
      <w:r w:rsidRPr="005A3AEF">
        <w:rPr>
          <w:b/>
          <w:bCs/>
          <w:rtl/>
        </w:rPr>
        <w:t>أخرى</w:t>
      </w:r>
      <w:r w:rsidRPr="005A3AEF">
        <w:rPr>
          <w:b/>
          <w:bCs/>
        </w:rPr>
        <w:t xml:space="preserve"> | Other: ___________</w:t>
      </w:r>
    </w:p>
    <w:p w14:paraId="217C921A" w14:textId="77777777" w:rsidR="00F04292" w:rsidRPr="005A3AEF" w:rsidRDefault="00000000" w:rsidP="001C4749">
      <w:pPr>
        <w:spacing w:before="300"/>
        <w:rPr>
          <w:b/>
          <w:bCs/>
        </w:rPr>
      </w:pPr>
      <w:r>
        <w:rPr>
          <w:b/>
          <w:bCs/>
        </w:rPr>
        <w:pict w14:anchorId="206B3B5E">
          <v:rect id="_x0000_i1043" style="width:0;height:1.5pt" o:hrstd="t" o:hr="t" fillcolor="#a0a0a0" stroked="f"/>
        </w:pict>
      </w:r>
    </w:p>
    <w:p w14:paraId="42FDA58B" w14:textId="77777777" w:rsidR="00F04292" w:rsidRPr="005A3AEF" w:rsidRDefault="00F04292" w:rsidP="001C4749">
      <w:pPr>
        <w:spacing w:before="300"/>
        <w:rPr>
          <w:b/>
          <w:bCs/>
        </w:rPr>
      </w:pPr>
      <w:r w:rsidRPr="005A3AEF">
        <w:rPr>
          <w:b/>
          <w:bCs/>
        </w:rPr>
        <w:t xml:space="preserve">2. </w:t>
      </w:r>
      <w:r w:rsidRPr="005A3AEF">
        <w:rPr>
          <w:b/>
          <w:bCs/>
          <w:rtl/>
        </w:rPr>
        <w:t>هل توجد أي معوقات تقلل من كفاءة تقديم خدمات الرعاية الصحية الأولية الرقمية؟</w:t>
      </w:r>
      <w:r w:rsidRPr="005A3AEF">
        <w:rPr>
          <w:b/>
          <w:bCs/>
        </w:rPr>
        <w:br/>
        <w:t>Are there any barriers that reduce efficiency when delivering PHC digital services?</w:t>
      </w:r>
    </w:p>
    <w:p w14:paraId="17C4A4E2" w14:textId="77777777" w:rsidR="00F04292" w:rsidRPr="005A3AEF" w:rsidRDefault="00F04292" w:rsidP="001C4749">
      <w:pPr>
        <w:spacing w:before="300"/>
        <w:rPr>
          <w:b/>
          <w:bCs/>
        </w:rPr>
      </w:pPr>
      <w:r w:rsidRPr="005A3AEF">
        <w:rPr>
          <w:b/>
          <w:bCs/>
        </w:rPr>
        <w:t>..............................................................................</w:t>
      </w:r>
    </w:p>
    <w:p w14:paraId="6DF62E57" w14:textId="77777777" w:rsidR="00F04292" w:rsidRPr="005A3AEF" w:rsidRDefault="00000000" w:rsidP="001C4749">
      <w:pPr>
        <w:spacing w:before="300"/>
        <w:rPr>
          <w:b/>
          <w:bCs/>
        </w:rPr>
      </w:pPr>
      <w:r>
        <w:rPr>
          <w:b/>
          <w:bCs/>
        </w:rPr>
        <w:pict w14:anchorId="4CD13FBE">
          <v:rect id="_x0000_i1044" style="width:0;height:1.5pt" o:hrstd="t" o:hr="t" fillcolor="#a0a0a0" stroked="f"/>
        </w:pict>
      </w:r>
    </w:p>
    <w:p w14:paraId="185CC14F" w14:textId="77777777" w:rsidR="00F04292" w:rsidRPr="005A3AEF" w:rsidRDefault="00F04292" w:rsidP="001C4749">
      <w:pPr>
        <w:spacing w:before="300"/>
        <w:rPr>
          <w:b/>
          <w:bCs/>
        </w:rPr>
      </w:pPr>
      <w:r w:rsidRPr="005A3AEF">
        <w:rPr>
          <w:b/>
          <w:bCs/>
        </w:rPr>
        <w:t xml:space="preserve">3. </w:t>
      </w:r>
      <w:r w:rsidRPr="005A3AEF">
        <w:rPr>
          <w:b/>
          <w:bCs/>
          <w:rtl/>
        </w:rPr>
        <w:t>كيف تقيّم أداء وسرعة تطبيق صحتي في الإجراءات الشائعة من الناحية التشغيلية؟</w:t>
      </w:r>
      <w:r w:rsidRPr="005A3AEF">
        <w:rPr>
          <w:b/>
          <w:bCs/>
        </w:rPr>
        <w:br/>
        <w:t>How would you rate Sehati performance/speed for common actions, from an operational point of view?</w:t>
      </w:r>
    </w:p>
    <w:p w14:paraId="3970B75C" w14:textId="77777777" w:rsidR="00F04292" w:rsidRPr="005A3AEF" w:rsidRDefault="00F04292" w:rsidP="001C4749">
      <w:pPr>
        <w:spacing w:before="300"/>
        <w:rPr>
          <w:b/>
          <w:bCs/>
        </w:rPr>
      </w:pPr>
      <w:r w:rsidRPr="005A3AEF">
        <w:rPr>
          <w:b/>
          <w:bCs/>
          <w:rtl/>
        </w:rPr>
        <w:t xml:space="preserve">بطيء جدًا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سريع</w:t>
      </w:r>
      <w:r w:rsidRPr="005A3AEF">
        <w:rPr>
          <w:b/>
          <w:bCs/>
          <w:rtl/>
        </w:rPr>
        <w:t xml:space="preserve"> </w:t>
      </w:r>
      <w:r w:rsidRPr="005A3AEF">
        <w:rPr>
          <w:rFonts w:hint="cs"/>
          <w:b/>
          <w:bCs/>
          <w:rtl/>
        </w:rPr>
        <w:t>جدًا</w:t>
      </w:r>
    </w:p>
    <w:p w14:paraId="34371F16" w14:textId="77777777" w:rsidR="00F04292" w:rsidRPr="005A3AEF" w:rsidRDefault="00F04292" w:rsidP="001C4749">
      <w:pPr>
        <w:spacing w:before="300"/>
        <w:rPr>
          <w:b/>
          <w:bCs/>
        </w:rPr>
      </w:pPr>
      <w:r w:rsidRPr="005A3AEF">
        <w:rPr>
          <w:b/>
          <w:bCs/>
        </w:rPr>
        <w:t xml:space="preserve">Very Slow </w:t>
      </w:r>
      <w:r w:rsidRPr="005A3AEF">
        <w:rPr>
          <w:rFonts w:ascii="Segoe UI Symbol" w:hAnsi="Segoe UI Symbol" w:cs="Segoe UI Symbol"/>
          <w:b/>
          <w:bCs/>
        </w:rPr>
        <w:t>☐</w:t>
      </w:r>
      <w:r w:rsidRPr="005A3AEF">
        <w:rPr>
          <w:b/>
          <w:bCs/>
        </w:rPr>
        <w:t xml:space="preserve"> 1 </w:t>
      </w:r>
      <w:r w:rsidRPr="005A3AEF">
        <w:rPr>
          <w:rFonts w:ascii="Segoe UI Symbol" w:hAnsi="Segoe UI Symbol" w:cs="Segoe UI Symbol"/>
          <w:b/>
          <w:bCs/>
        </w:rPr>
        <w:t>☐</w:t>
      </w:r>
      <w:r w:rsidRPr="005A3AEF">
        <w:rPr>
          <w:b/>
          <w:bCs/>
        </w:rPr>
        <w:t xml:space="preserve"> 2 </w:t>
      </w:r>
      <w:r w:rsidRPr="005A3AEF">
        <w:rPr>
          <w:rFonts w:ascii="Segoe UI Symbol" w:hAnsi="Segoe UI Symbol" w:cs="Segoe UI Symbol"/>
          <w:b/>
          <w:bCs/>
        </w:rPr>
        <w:t>☐</w:t>
      </w:r>
      <w:r w:rsidRPr="005A3AEF">
        <w:rPr>
          <w:b/>
          <w:bCs/>
        </w:rPr>
        <w:t xml:space="preserve"> 3 </w:t>
      </w:r>
      <w:r w:rsidRPr="005A3AEF">
        <w:rPr>
          <w:rFonts w:ascii="Segoe UI Symbol" w:hAnsi="Segoe UI Symbol" w:cs="Segoe UI Symbol"/>
          <w:b/>
          <w:bCs/>
        </w:rPr>
        <w:t>☐</w:t>
      </w:r>
      <w:r w:rsidRPr="005A3AEF">
        <w:rPr>
          <w:b/>
          <w:bCs/>
        </w:rPr>
        <w:t xml:space="preserve"> 4 </w:t>
      </w:r>
      <w:r w:rsidRPr="005A3AEF">
        <w:rPr>
          <w:rFonts w:ascii="Segoe UI Symbol" w:hAnsi="Segoe UI Symbol" w:cs="Segoe UI Symbol"/>
          <w:b/>
          <w:bCs/>
        </w:rPr>
        <w:t>☐</w:t>
      </w:r>
      <w:r w:rsidRPr="005A3AEF">
        <w:rPr>
          <w:b/>
          <w:bCs/>
        </w:rPr>
        <w:t xml:space="preserve"> 5 </w:t>
      </w:r>
      <w:r w:rsidRPr="005A3AEF">
        <w:rPr>
          <w:rFonts w:ascii="Segoe UI Symbol" w:hAnsi="Segoe UI Symbol" w:cs="Segoe UI Symbol"/>
          <w:b/>
          <w:bCs/>
        </w:rPr>
        <w:t>☐</w:t>
      </w:r>
      <w:r w:rsidRPr="005A3AEF">
        <w:rPr>
          <w:b/>
          <w:bCs/>
        </w:rPr>
        <w:t xml:space="preserve"> Very Fast</w:t>
      </w:r>
    </w:p>
    <w:p w14:paraId="41B06097" w14:textId="77777777" w:rsidR="00F04292" w:rsidRPr="005A3AEF" w:rsidRDefault="00000000" w:rsidP="001C4749">
      <w:pPr>
        <w:spacing w:before="300"/>
        <w:rPr>
          <w:b/>
          <w:bCs/>
        </w:rPr>
      </w:pPr>
      <w:r>
        <w:rPr>
          <w:b/>
          <w:bCs/>
        </w:rPr>
        <w:pict w14:anchorId="12873784">
          <v:rect id="_x0000_i1045" style="width:0;height:1.5pt" o:hrstd="t" o:hr="t" fillcolor="#a0a0a0" stroked="f"/>
        </w:pict>
      </w:r>
    </w:p>
    <w:p w14:paraId="26765347" w14:textId="77777777" w:rsidR="00F04292" w:rsidRPr="005A3AEF" w:rsidRDefault="00F04292" w:rsidP="001C4749">
      <w:pPr>
        <w:spacing w:before="300"/>
        <w:rPr>
          <w:b/>
          <w:bCs/>
        </w:rPr>
      </w:pPr>
      <w:r w:rsidRPr="005A3AEF">
        <w:rPr>
          <w:b/>
          <w:bCs/>
        </w:rPr>
        <w:t xml:space="preserve">4. </w:t>
      </w:r>
      <w:r w:rsidRPr="005A3AEF">
        <w:rPr>
          <w:b/>
          <w:bCs/>
          <w:rtl/>
        </w:rPr>
        <w:t>كيف تقيّم أداء وسرعة تطبيق حكومتي لخدمات مراكز الرعاية الصحية الأولية؟</w:t>
      </w:r>
      <w:r w:rsidRPr="005A3AEF">
        <w:rPr>
          <w:b/>
          <w:bCs/>
        </w:rPr>
        <w:br/>
        <w:t>How would you rate MyGov performance/speed for common Primary Health Care services?</w:t>
      </w:r>
    </w:p>
    <w:p w14:paraId="24659D24" w14:textId="77777777" w:rsidR="00F04292" w:rsidRPr="005A3AEF" w:rsidRDefault="00F04292" w:rsidP="001C4749">
      <w:pPr>
        <w:spacing w:before="300"/>
        <w:rPr>
          <w:b/>
          <w:bCs/>
        </w:rPr>
      </w:pPr>
      <w:r w:rsidRPr="005A3AEF">
        <w:rPr>
          <w:b/>
          <w:bCs/>
          <w:rtl/>
        </w:rPr>
        <w:t xml:space="preserve">بطيء جدًا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سريع</w:t>
      </w:r>
      <w:r w:rsidRPr="005A3AEF">
        <w:rPr>
          <w:b/>
          <w:bCs/>
          <w:rtl/>
        </w:rPr>
        <w:t xml:space="preserve"> </w:t>
      </w:r>
      <w:r w:rsidRPr="005A3AEF">
        <w:rPr>
          <w:rFonts w:hint="cs"/>
          <w:b/>
          <w:bCs/>
          <w:rtl/>
        </w:rPr>
        <w:t>جدًا</w:t>
      </w:r>
    </w:p>
    <w:p w14:paraId="694A3974" w14:textId="77777777" w:rsidR="00F04292" w:rsidRPr="005A3AEF" w:rsidRDefault="00F04292" w:rsidP="001C4749">
      <w:pPr>
        <w:spacing w:before="300"/>
        <w:rPr>
          <w:b/>
          <w:bCs/>
        </w:rPr>
      </w:pPr>
      <w:r w:rsidRPr="005A3AEF">
        <w:rPr>
          <w:b/>
          <w:bCs/>
        </w:rPr>
        <w:t xml:space="preserve">Very Slow </w:t>
      </w:r>
      <w:r w:rsidRPr="005A3AEF">
        <w:rPr>
          <w:rFonts w:ascii="Segoe UI Symbol" w:hAnsi="Segoe UI Symbol" w:cs="Segoe UI Symbol"/>
          <w:b/>
          <w:bCs/>
        </w:rPr>
        <w:t>☐</w:t>
      </w:r>
      <w:r w:rsidRPr="005A3AEF">
        <w:rPr>
          <w:b/>
          <w:bCs/>
        </w:rPr>
        <w:t xml:space="preserve"> 1 </w:t>
      </w:r>
      <w:r w:rsidRPr="005A3AEF">
        <w:rPr>
          <w:rFonts w:ascii="Segoe UI Symbol" w:hAnsi="Segoe UI Symbol" w:cs="Segoe UI Symbol"/>
          <w:b/>
          <w:bCs/>
        </w:rPr>
        <w:t>☐</w:t>
      </w:r>
      <w:r w:rsidRPr="005A3AEF">
        <w:rPr>
          <w:b/>
          <w:bCs/>
        </w:rPr>
        <w:t xml:space="preserve"> 2 </w:t>
      </w:r>
      <w:r w:rsidRPr="005A3AEF">
        <w:rPr>
          <w:rFonts w:ascii="Segoe UI Symbol" w:hAnsi="Segoe UI Symbol" w:cs="Segoe UI Symbol"/>
          <w:b/>
          <w:bCs/>
        </w:rPr>
        <w:t>☐</w:t>
      </w:r>
      <w:r w:rsidRPr="005A3AEF">
        <w:rPr>
          <w:b/>
          <w:bCs/>
        </w:rPr>
        <w:t xml:space="preserve"> 3 </w:t>
      </w:r>
      <w:r w:rsidRPr="005A3AEF">
        <w:rPr>
          <w:rFonts w:ascii="Segoe UI Symbol" w:hAnsi="Segoe UI Symbol" w:cs="Segoe UI Symbol"/>
          <w:b/>
          <w:bCs/>
        </w:rPr>
        <w:t>☐</w:t>
      </w:r>
      <w:r w:rsidRPr="005A3AEF">
        <w:rPr>
          <w:b/>
          <w:bCs/>
        </w:rPr>
        <w:t xml:space="preserve"> 4 </w:t>
      </w:r>
      <w:r w:rsidRPr="005A3AEF">
        <w:rPr>
          <w:rFonts w:ascii="Segoe UI Symbol" w:hAnsi="Segoe UI Symbol" w:cs="Segoe UI Symbol"/>
          <w:b/>
          <w:bCs/>
        </w:rPr>
        <w:t>☐</w:t>
      </w:r>
      <w:r w:rsidRPr="005A3AEF">
        <w:rPr>
          <w:b/>
          <w:bCs/>
        </w:rPr>
        <w:t xml:space="preserve"> 5 </w:t>
      </w:r>
      <w:r w:rsidRPr="005A3AEF">
        <w:rPr>
          <w:rFonts w:ascii="Segoe UI Symbol" w:hAnsi="Segoe UI Symbol" w:cs="Segoe UI Symbol"/>
          <w:b/>
          <w:bCs/>
        </w:rPr>
        <w:t>☐</w:t>
      </w:r>
      <w:r w:rsidRPr="005A3AEF">
        <w:rPr>
          <w:b/>
          <w:bCs/>
        </w:rPr>
        <w:t xml:space="preserve"> Very Fast</w:t>
      </w:r>
    </w:p>
    <w:p w14:paraId="5F8B0D00" w14:textId="77777777" w:rsidR="00F04292" w:rsidRPr="005A3AEF" w:rsidRDefault="00000000" w:rsidP="001C4749">
      <w:pPr>
        <w:spacing w:before="300"/>
        <w:rPr>
          <w:b/>
          <w:bCs/>
        </w:rPr>
      </w:pPr>
      <w:r>
        <w:rPr>
          <w:b/>
          <w:bCs/>
        </w:rPr>
        <w:pict w14:anchorId="68696E1C">
          <v:rect id="_x0000_i1046" style="width:0;height:1.5pt" o:hrstd="t" o:hr="t" fillcolor="#a0a0a0" stroked="f"/>
        </w:pict>
      </w:r>
    </w:p>
    <w:p w14:paraId="747EAE7C" w14:textId="77777777" w:rsidR="00F04292" w:rsidRPr="005A3AEF" w:rsidRDefault="00F04292" w:rsidP="001C4749">
      <w:pPr>
        <w:spacing w:before="300"/>
        <w:rPr>
          <w:b/>
          <w:bCs/>
        </w:rPr>
      </w:pPr>
      <w:r w:rsidRPr="005A3AEF">
        <w:rPr>
          <w:b/>
          <w:bCs/>
        </w:rPr>
        <w:t xml:space="preserve">5. </w:t>
      </w:r>
      <w:r w:rsidRPr="005A3AEF">
        <w:rPr>
          <w:b/>
          <w:bCs/>
          <w:rtl/>
        </w:rPr>
        <w:t>كيف تقيّم أداء وسرعة موقع وزارة الصحة لخدمات مراكز الرعاية الصحية الأولية؟</w:t>
      </w:r>
      <w:r w:rsidRPr="005A3AEF">
        <w:rPr>
          <w:b/>
          <w:bCs/>
        </w:rPr>
        <w:br/>
        <w:t>How would you rate MOH website performance/speed for common Primary Health Care services?</w:t>
      </w:r>
    </w:p>
    <w:p w14:paraId="3AF8C40F" w14:textId="77777777" w:rsidR="00F04292" w:rsidRPr="005A3AEF" w:rsidRDefault="00F04292" w:rsidP="001C4749">
      <w:pPr>
        <w:spacing w:before="300"/>
        <w:rPr>
          <w:b/>
          <w:bCs/>
        </w:rPr>
      </w:pPr>
      <w:r w:rsidRPr="005A3AEF">
        <w:rPr>
          <w:b/>
          <w:bCs/>
          <w:rtl/>
        </w:rPr>
        <w:lastRenderedPageBreak/>
        <w:t xml:space="preserve">بطيء جدًا </w:t>
      </w:r>
      <w:r w:rsidRPr="005A3AEF">
        <w:rPr>
          <w:rFonts w:ascii="Segoe UI Symbol" w:hAnsi="Segoe UI Symbol" w:cs="Segoe UI Symbol" w:hint="cs"/>
          <w:b/>
          <w:bCs/>
          <w:rtl/>
        </w:rPr>
        <w:t>☐</w:t>
      </w:r>
      <w:r w:rsidRPr="005A3AEF">
        <w:rPr>
          <w:b/>
          <w:bCs/>
          <w:rtl/>
        </w:rPr>
        <w:t xml:space="preserve"> 1 </w:t>
      </w:r>
      <w:r w:rsidRPr="005A3AEF">
        <w:rPr>
          <w:rFonts w:ascii="Segoe UI Symbol" w:hAnsi="Segoe UI Symbol" w:cs="Segoe UI Symbol" w:hint="cs"/>
          <w:b/>
          <w:bCs/>
          <w:rtl/>
        </w:rPr>
        <w:t>☐</w:t>
      </w:r>
      <w:r w:rsidRPr="005A3AEF">
        <w:rPr>
          <w:b/>
          <w:bCs/>
          <w:rtl/>
        </w:rPr>
        <w:t xml:space="preserve"> 2 </w:t>
      </w:r>
      <w:r w:rsidRPr="005A3AEF">
        <w:rPr>
          <w:rFonts w:ascii="Segoe UI Symbol" w:hAnsi="Segoe UI Symbol" w:cs="Segoe UI Symbol" w:hint="cs"/>
          <w:b/>
          <w:bCs/>
          <w:rtl/>
        </w:rPr>
        <w:t>☐</w:t>
      </w:r>
      <w:r w:rsidRPr="005A3AEF">
        <w:rPr>
          <w:b/>
          <w:bCs/>
          <w:rtl/>
        </w:rPr>
        <w:t xml:space="preserve"> 3 </w:t>
      </w:r>
      <w:r w:rsidRPr="005A3AEF">
        <w:rPr>
          <w:rFonts w:ascii="Segoe UI Symbol" w:hAnsi="Segoe UI Symbol" w:cs="Segoe UI Symbol" w:hint="cs"/>
          <w:b/>
          <w:bCs/>
          <w:rtl/>
        </w:rPr>
        <w:t>☐</w:t>
      </w:r>
      <w:r w:rsidRPr="005A3AEF">
        <w:rPr>
          <w:b/>
          <w:bCs/>
          <w:rtl/>
        </w:rPr>
        <w:t xml:space="preserve"> 4 </w:t>
      </w:r>
      <w:r w:rsidRPr="005A3AEF">
        <w:rPr>
          <w:rFonts w:ascii="Segoe UI Symbol" w:hAnsi="Segoe UI Symbol" w:cs="Segoe UI Symbol" w:hint="cs"/>
          <w:b/>
          <w:bCs/>
          <w:rtl/>
        </w:rPr>
        <w:t>☐</w:t>
      </w:r>
      <w:r w:rsidRPr="005A3AEF">
        <w:rPr>
          <w:b/>
          <w:bCs/>
          <w:rtl/>
        </w:rPr>
        <w:t xml:space="preserve"> 5 </w:t>
      </w:r>
      <w:r w:rsidRPr="005A3AEF">
        <w:rPr>
          <w:rFonts w:ascii="Segoe UI Symbol" w:hAnsi="Segoe UI Symbol" w:cs="Segoe UI Symbol" w:hint="cs"/>
          <w:b/>
          <w:bCs/>
          <w:rtl/>
        </w:rPr>
        <w:t>☐</w:t>
      </w:r>
      <w:r w:rsidRPr="005A3AEF">
        <w:rPr>
          <w:b/>
          <w:bCs/>
          <w:rtl/>
        </w:rPr>
        <w:t xml:space="preserve"> </w:t>
      </w:r>
      <w:r w:rsidRPr="005A3AEF">
        <w:rPr>
          <w:rFonts w:hint="cs"/>
          <w:b/>
          <w:bCs/>
          <w:rtl/>
        </w:rPr>
        <w:t>سريع</w:t>
      </w:r>
      <w:r w:rsidRPr="005A3AEF">
        <w:rPr>
          <w:b/>
          <w:bCs/>
          <w:rtl/>
        </w:rPr>
        <w:t xml:space="preserve"> </w:t>
      </w:r>
      <w:r w:rsidRPr="005A3AEF">
        <w:rPr>
          <w:rFonts w:hint="cs"/>
          <w:b/>
          <w:bCs/>
          <w:rtl/>
        </w:rPr>
        <w:t>جدًا</w:t>
      </w:r>
    </w:p>
    <w:p w14:paraId="74863469" w14:textId="77777777" w:rsidR="00F04292" w:rsidRPr="005A3AEF" w:rsidRDefault="00F04292" w:rsidP="001C4749">
      <w:pPr>
        <w:spacing w:before="300"/>
        <w:rPr>
          <w:b/>
          <w:bCs/>
        </w:rPr>
      </w:pPr>
      <w:r w:rsidRPr="005A3AEF">
        <w:rPr>
          <w:b/>
          <w:bCs/>
        </w:rPr>
        <w:t xml:space="preserve">Very Slow </w:t>
      </w:r>
      <w:r w:rsidRPr="005A3AEF">
        <w:rPr>
          <w:rFonts w:ascii="Segoe UI Symbol" w:hAnsi="Segoe UI Symbol" w:cs="Segoe UI Symbol"/>
          <w:b/>
          <w:bCs/>
        </w:rPr>
        <w:t>☐</w:t>
      </w:r>
      <w:r w:rsidRPr="005A3AEF">
        <w:rPr>
          <w:b/>
          <w:bCs/>
        </w:rPr>
        <w:t xml:space="preserve"> 1 </w:t>
      </w:r>
      <w:r w:rsidRPr="005A3AEF">
        <w:rPr>
          <w:rFonts w:ascii="Segoe UI Symbol" w:hAnsi="Segoe UI Symbol" w:cs="Segoe UI Symbol"/>
          <w:b/>
          <w:bCs/>
        </w:rPr>
        <w:t>☐</w:t>
      </w:r>
      <w:r w:rsidRPr="005A3AEF">
        <w:rPr>
          <w:b/>
          <w:bCs/>
        </w:rPr>
        <w:t xml:space="preserve"> 2 </w:t>
      </w:r>
      <w:r w:rsidRPr="005A3AEF">
        <w:rPr>
          <w:rFonts w:ascii="Segoe UI Symbol" w:hAnsi="Segoe UI Symbol" w:cs="Segoe UI Symbol"/>
          <w:b/>
          <w:bCs/>
        </w:rPr>
        <w:t>☐</w:t>
      </w:r>
      <w:r w:rsidRPr="005A3AEF">
        <w:rPr>
          <w:b/>
          <w:bCs/>
        </w:rPr>
        <w:t xml:space="preserve"> 3 </w:t>
      </w:r>
      <w:r w:rsidRPr="005A3AEF">
        <w:rPr>
          <w:rFonts w:ascii="Segoe UI Symbol" w:hAnsi="Segoe UI Symbol" w:cs="Segoe UI Symbol"/>
          <w:b/>
          <w:bCs/>
        </w:rPr>
        <w:t>☐</w:t>
      </w:r>
      <w:r w:rsidRPr="005A3AEF">
        <w:rPr>
          <w:b/>
          <w:bCs/>
        </w:rPr>
        <w:t xml:space="preserve"> 4 </w:t>
      </w:r>
      <w:r w:rsidRPr="005A3AEF">
        <w:rPr>
          <w:rFonts w:ascii="Segoe UI Symbol" w:hAnsi="Segoe UI Symbol" w:cs="Segoe UI Symbol"/>
          <w:b/>
          <w:bCs/>
        </w:rPr>
        <w:t>☐</w:t>
      </w:r>
      <w:r w:rsidRPr="005A3AEF">
        <w:rPr>
          <w:b/>
          <w:bCs/>
        </w:rPr>
        <w:t xml:space="preserve"> 5 </w:t>
      </w:r>
      <w:r w:rsidRPr="005A3AEF">
        <w:rPr>
          <w:rFonts w:ascii="Segoe UI Symbol" w:hAnsi="Segoe UI Symbol" w:cs="Segoe UI Symbol"/>
          <w:b/>
          <w:bCs/>
        </w:rPr>
        <w:t>☐</w:t>
      </w:r>
      <w:r w:rsidRPr="005A3AEF">
        <w:rPr>
          <w:b/>
          <w:bCs/>
        </w:rPr>
        <w:t xml:space="preserve"> Very Fast</w:t>
      </w:r>
    </w:p>
    <w:p w14:paraId="5B958C7D" w14:textId="77777777" w:rsidR="00F04292" w:rsidRPr="005A3AEF" w:rsidRDefault="00000000" w:rsidP="001C4749">
      <w:pPr>
        <w:spacing w:before="300"/>
        <w:rPr>
          <w:b/>
          <w:bCs/>
        </w:rPr>
      </w:pPr>
      <w:r>
        <w:rPr>
          <w:b/>
          <w:bCs/>
        </w:rPr>
        <w:pict w14:anchorId="2FB219FD">
          <v:rect id="_x0000_i1047" style="width:0;height:1.5pt" o:hrstd="t" o:hr="t" fillcolor="#a0a0a0" stroked="f"/>
        </w:pict>
      </w:r>
    </w:p>
    <w:p w14:paraId="6E3A4A77" w14:textId="07CB7523" w:rsidR="00F04292" w:rsidRPr="005A3AEF" w:rsidRDefault="00F04292" w:rsidP="001C4749">
      <w:pPr>
        <w:spacing w:before="300"/>
        <w:rPr>
          <w:b/>
          <w:bCs/>
        </w:rPr>
      </w:pPr>
      <w:r w:rsidRPr="005A3AEF">
        <w:rPr>
          <w:b/>
          <w:bCs/>
        </w:rPr>
        <w:t>Section 5: Open-Ended Questions</w:t>
      </w:r>
      <w:r w:rsidR="005A3AEF">
        <w:rPr>
          <w:b/>
          <w:bCs/>
        </w:rPr>
        <w:t xml:space="preserve"> | </w:t>
      </w:r>
      <w:r w:rsidR="005A3AEF" w:rsidRPr="005A3AEF">
        <w:rPr>
          <w:b/>
          <w:bCs/>
          <w:rtl/>
        </w:rPr>
        <w:t>القسم الخامس: الأسئلة المفتوحة</w:t>
      </w:r>
    </w:p>
    <w:p w14:paraId="4D47B363" w14:textId="77777777" w:rsidR="00F04292" w:rsidRPr="005A3AEF" w:rsidRDefault="00000000" w:rsidP="001C4749">
      <w:pPr>
        <w:spacing w:before="300"/>
        <w:rPr>
          <w:b/>
          <w:bCs/>
        </w:rPr>
      </w:pPr>
      <w:r>
        <w:rPr>
          <w:b/>
          <w:bCs/>
        </w:rPr>
        <w:pict w14:anchorId="5E9BD560">
          <v:rect id="_x0000_i1048" style="width:0;height:1.5pt" o:hrstd="t" o:hr="t" fillcolor="#a0a0a0" stroked="f"/>
        </w:pict>
      </w:r>
    </w:p>
    <w:p w14:paraId="52B9B60E" w14:textId="77777777" w:rsidR="00F04292" w:rsidRPr="005A3AEF" w:rsidRDefault="00F04292" w:rsidP="001C4749">
      <w:pPr>
        <w:spacing w:before="300"/>
        <w:rPr>
          <w:b/>
          <w:bCs/>
        </w:rPr>
      </w:pPr>
      <w:r w:rsidRPr="005A3AEF">
        <w:rPr>
          <w:b/>
          <w:bCs/>
        </w:rPr>
        <w:t xml:space="preserve">1. </w:t>
      </w:r>
      <w:r w:rsidRPr="005A3AEF">
        <w:rPr>
          <w:b/>
          <w:bCs/>
          <w:rtl/>
        </w:rPr>
        <w:t>كيف يمكن تحسين التصميم وسير العمل العام لخدمات الرعاية الصحية الأولية الرقمية؟</w:t>
      </w:r>
      <w:r w:rsidRPr="005A3AEF">
        <w:rPr>
          <w:b/>
          <w:bCs/>
        </w:rPr>
        <w:br/>
        <w:t>How can the overall design and workflow of PHC digital services be improved?</w:t>
      </w:r>
    </w:p>
    <w:p w14:paraId="398A0FCD" w14:textId="77777777" w:rsidR="00F04292" w:rsidRPr="005A3AEF" w:rsidRDefault="00F04292" w:rsidP="001C4749">
      <w:pPr>
        <w:spacing w:before="300"/>
        <w:rPr>
          <w:b/>
          <w:bCs/>
        </w:rPr>
      </w:pPr>
      <w:r w:rsidRPr="005A3AEF">
        <w:rPr>
          <w:b/>
          <w:bCs/>
        </w:rPr>
        <w:t>..............................................................................</w:t>
      </w:r>
    </w:p>
    <w:p w14:paraId="3D6D9B99" w14:textId="77777777" w:rsidR="00F04292" w:rsidRPr="005A3AEF" w:rsidRDefault="00000000" w:rsidP="001C4749">
      <w:pPr>
        <w:spacing w:before="300"/>
        <w:rPr>
          <w:b/>
          <w:bCs/>
        </w:rPr>
      </w:pPr>
      <w:r>
        <w:rPr>
          <w:b/>
          <w:bCs/>
        </w:rPr>
        <w:pict w14:anchorId="1B55B53E">
          <v:rect id="_x0000_i1049" style="width:0;height:1.5pt" o:hrstd="t" o:hr="t" fillcolor="#a0a0a0" stroked="f"/>
        </w:pict>
      </w:r>
    </w:p>
    <w:p w14:paraId="30F70531" w14:textId="77777777" w:rsidR="00F04292" w:rsidRPr="005A3AEF" w:rsidRDefault="00F04292" w:rsidP="001C4749">
      <w:pPr>
        <w:spacing w:before="300"/>
        <w:rPr>
          <w:b/>
          <w:bCs/>
        </w:rPr>
      </w:pPr>
      <w:r w:rsidRPr="005A3AEF">
        <w:rPr>
          <w:b/>
          <w:bCs/>
        </w:rPr>
        <w:t xml:space="preserve">2. </w:t>
      </w:r>
      <w:r w:rsidRPr="005A3AEF">
        <w:rPr>
          <w:b/>
          <w:bCs/>
          <w:rtl/>
        </w:rPr>
        <w:t>يرجى تقديم أي توصيات إضافية لتحسين خدمات الرعاية الصحية الأولية الرقمية من خلال منصة نرعاك</w:t>
      </w:r>
      <w:r w:rsidRPr="005A3AEF">
        <w:rPr>
          <w:b/>
          <w:bCs/>
        </w:rPr>
        <w:t>.</w:t>
      </w:r>
      <w:r w:rsidRPr="005A3AEF">
        <w:rPr>
          <w:b/>
          <w:bCs/>
        </w:rPr>
        <w:br/>
        <w:t>Please provide any additional recommendations for improving PHC digital services through the Nuraak platform.</w:t>
      </w:r>
    </w:p>
    <w:p w14:paraId="0F8EE81E" w14:textId="77777777" w:rsidR="00F04292" w:rsidRPr="005A3AEF" w:rsidRDefault="00F04292" w:rsidP="001C4749">
      <w:pPr>
        <w:spacing w:before="300"/>
        <w:rPr>
          <w:b/>
          <w:bCs/>
        </w:rPr>
      </w:pPr>
      <w:r w:rsidRPr="005A3AEF">
        <w:rPr>
          <w:b/>
          <w:bCs/>
        </w:rPr>
        <w:t>..............................................................................</w:t>
      </w:r>
    </w:p>
    <w:p w14:paraId="3FF02548" w14:textId="77777777" w:rsidR="00F04292" w:rsidRDefault="00F04292" w:rsidP="001C4749">
      <w:pPr>
        <w:spacing w:before="300"/>
        <w:rPr>
          <w:rtl/>
        </w:rPr>
      </w:pPr>
    </w:p>
    <w:p w14:paraId="27BA3118" w14:textId="77777777" w:rsidR="00F04292" w:rsidRDefault="00F04292" w:rsidP="001C4749">
      <w:pPr>
        <w:spacing w:before="300"/>
        <w:rPr>
          <w:rtl/>
        </w:rPr>
      </w:pPr>
    </w:p>
    <w:p w14:paraId="598D0625" w14:textId="6427D221" w:rsidR="00AC3B55" w:rsidRDefault="00AC3B55" w:rsidP="001C4749">
      <w:pPr>
        <w:spacing w:before="300"/>
      </w:pPr>
    </w:p>
    <w:p w14:paraId="24C20423" w14:textId="77777777" w:rsidR="00340397" w:rsidRDefault="00340397" w:rsidP="001C4749">
      <w:pPr>
        <w:spacing w:before="300"/>
      </w:pPr>
    </w:p>
    <w:p w14:paraId="33E76845" w14:textId="77777777" w:rsidR="00340397" w:rsidRDefault="00340397" w:rsidP="001C4749">
      <w:pPr>
        <w:spacing w:before="300"/>
      </w:pPr>
    </w:p>
    <w:p w14:paraId="12EFDC92" w14:textId="77777777" w:rsidR="00340397" w:rsidRDefault="00340397" w:rsidP="001C4749">
      <w:pPr>
        <w:spacing w:before="300"/>
      </w:pPr>
    </w:p>
    <w:p w14:paraId="3122F138" w14:textId="77777777" w:rsidR="00340397" w:rsidRDefault="00340397" w:rsidP="001C4749">
      <w:pPr>
        <w:spacing w:before="300"/>
      </w:pPr>
    </w:p>
    <w:p w14:paraId="3AC4638A" w14:textId="77777777" w:rsidR="005A3AEF" w:rsidRDefault="005A3AEF" w:rsidP="001C4749">
      <w:pPr>
        <w:spacing w:before="300"/>
      </w:pPr>
    </w:p>
    <w:p w14:paraId="701D17D5" w14:textId="77777777" w:rsidR="005A3AEF" w:rsidRDefault="005A3AEF" w:rsidP="001C4749">
      <w:pPr>
        <w:spacing w:before="300"/>
      </w:pPr>
    </w:p>
    <w:p w14:paraId="4C03B816" w14:textId="77777777" w:rsidR="005A3AEF" w:rsidRDefault="005A3AEF" w:rsidP="001C4749">
      <w:pPr>
        <w:spacing w:before="300"/>
      </w:pPr>
    </w:p>
    <w:p w14:paraId="0CB8B5A1" w14:textId="77777777" w:rsidR="005A3AEF" w:rsidRDefault="005A3AEF" w:rsidP="001C4749">
      <w:pPr>
        <w:spacing w:before="300"/>
      </w:pPr>
    </w:p>
    <w:p w14:paraId="56886283" w14:textId="77777777" w:rsidR="005A3AEF" w:rsidRDefault="005A3AEF" w:rsidP="001C4749">
      <w:pPr>
        <w:spacing w:before="300"/>
      </w:pPr>
    </w:p>
    <w:p w14:paraId="07759051" w14:textId="77777777" w:rsidR="005A3AEF" w:rsidRDefault="005A3AEF" w:rsidP="001C4749">
      <w:pPr>
        <w:spacing w:before="300"/>
      </w:pPr>
    </w:p>
    <w:p w14:paraId="48643B5C" w14:textId="77777777" w:rsidR="00340397" w:rsidRDefault="00340397" w:rsidP="001C4749">
      <w:pPr>
        <w:spacing w:before="300"/>
      </w:pPr>
    </w:p>
    <w:p w14:paraId="5AD76B13" w14:textId="77777777" w:rsidR="00B70145" w:rsidRDefault="00B70145" w:rsidP="001C4749">
      <w:pPr>
        <w:spacing w:before="300"/>
      </w:pPr>
    </w:p>
    <w:p w14:paraId="357E9F45" w14:textId="28F81572" w:rsidR="00AA2682" w:rsidRDefault="00231D15" w:rsidP="001C4749">
      <w:pPr>
        <w:pStyle w:val="Heading1"/>
        <w:spacing w:before="300" w:after="150"/>
        <w:jc w:val="center"/>
        <w:rPr>
          <w:b/>
          <w:bCs/>
          <w:color w:val="000000" w:themeColor="text1"/>
        </w:rPr>
      </w:pPr>
      <w:bookmarkStart w:id="89" w:name="_Toc236913119"/>
      <w:r w:rsidRPr="0031380A">
        <w:rPr>
          <w:b/>
          <w:bCs/>
          <w:color w:val="000000" w:themeColor="text1"/>
        </w:rPr>
        <w:lastRenderedPageBreak/>
        <w:t xml:space="preserve">Appendix </w:t>
      </w:r>
      <w:r w:rsidR="00340397" w:rsidRPr="0031380A">
        <w:rPr>
          <w:b/>
          <w:bCs/>
          <w:color w:val="000000" w:themeColor="text1"/>
          <w:lang w:bidi="ar-BH"/>
        </w:rPr>
        <w:t>B</w:t>
      </w:r>
      <w:r w:rsidRPr="0031380A">
        <w:rPr>
          <w:b/>
          <w:bCs/>
          <w:color w:val="000000" w:themeColor="text1"/>
        </w:rPr>
        <w:t>:</w:t>
      </w:r>
      <w:r w:rsidR="0031380A">
        <w:rPr>
          <w:b/>
          <w:bCs/>
          <w:color w:val="000000" w:themeColor="text1"/>
        </w:rPr>
        <w:t xml:space="preserve"> Patient/End-user</w:t>
      </w:r>
      <w:r w:rsidR="0031380A" w:rsidRPr="0031380A">
        <w:rPr>
          <w:b/>
          <w:bCs/>
          <w:color w:val="000000" w:themeColor="text1"/>
        </w:rPr>
        <w:t xml:space="preserve"> Survey (Questionnaire-</w:t>
      </w:r>
      <w:r w:rsidR="0031380A">
        <w:rPr>
          <w:b/>
          <w:bCs/>
          <w:color w:val="000000" w:themeColor="text1"/>
        </w:rPr>
        <w:t>2</w:t>
      </w:r>
      <w:r w:rsidR="0031380A" w:rsidRPr="0031380A">
        <w:rPr>
          <w:b/>
          <w:bCs/>
          <w:color w:val="000000" w:themeColor="text1"/>
        </w:rPr>
        <w:t>)</w:t>
      </w:r>
      <w:bookmarkEnd w:id="89"/>
    </w:p>
    <w:p w14:paraId="7C0EF741"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Nuraak Platform User Survey</w:t>
      </w:r>
    </w:p>
    <w:p w14:paraId="6530772A"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264B8297">
          <v:rect id="_x0000_i1050" style="width:0;height:1.5pt" o:hrstd="t" o:hr="t" fillcolor="#a0a0a0" stroked="f"/>
        </w:pict>
      </w:r>
    </w:p>
    <w:p w14:paraId="50FA7C3F" w14:textId="7818484F" w:rsidR="00B40123" w:rsidRPr="00B44837" w:rsidRDefault="00B40123" w:rsidP="001C4749">
      <w:pPr>
        <w:rPr>
          <w:rFonts w:asciiTheme="majorBidi" w:hAnsiTheme="majorBidi" w:cstheme="majorBidi"/>
          <w:b/>
          <w:bCs/>
          <w:i/>
          <w:iCs/>
          <w:color w:val="000000" w:themeColor="text1"/>
        </w:rPr>
      </w:pPr>
      <w:r w:rsidRPr="00B44837">
        <w:rPr>
          <w:rFonts w:asciiTheme="majorBidi" w:hAnsiTheme="majorBidi" w:cstheme="majorBidi"/>
          <w:b/>
          <w:bCs/>
          <w:i/>
          <w:iCs/>
          <w:color w:val="000000" w:themeColor="text1"/>
        </w:rPr>
        <w:t>Section 1: About You</w:t>
      </w:r>
      <w:r w:rsidR="005A3AEF">
        <w:rPr>
          <w:rFonts w:asciiTheme="majorBidi" w:hAnsiTheme="majorBidi" w:cstheme="majorBidi"/>
          <w:b/>
          <w:bCs/>
          <w:i/>
          <w:iCs/>
          <w:color w:val="000000" w:themeColor="text1"/>
        </w:rPr>
        <w:t xml:space="preserve"> | </w:t>
      </w:r>
      <w:r w:rsidR="005A3AEF" w:rsidRPr="00B44837">
        <w:rPr>
          <w:rFonts w:asciiTheme="majorBidi" w:hAnsiTheme="majorBidi" w:cstheme="majorBidi"/>
          <w:b/>
          <w:bCs/>
          <w:i/>
          <w:iCs/>
          <w:color w:val="000000" w:themeColor="text1"/>
          <w:rtl/>
        </w:rPr>
        <w:t>القسم الأول: نبذة عنك</w:t>
      </w:r>
    </w:p>
    <w:p w14:paraId="347D651D"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39DDA915">
          <v:rect id="_x0000_i1051" style="width:0;height:1.5pt" o:hrstd="t" o:hr="t" fillcolor="#a0a0a0" stroked="f"/>
        </w:pict>
      </w:r>
    </w:p>
    <w:p w14:paraId="499CD669"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 </w:t>
      </w:r>
      <w:r w:rsidRPr="00B40123">
        <w:rPr>
          <w:rFonts w:asciiTheme="majorBidi" w:hAnsiTheme="majorBidi" w:cstheme="majorBidi"/>
          <w:b/>
          <w:bCs/>
          <w:color w:val="000000" w:themeColor="text1"/>
          <w:rtl/>
        </w:rPr>
        <w:t>ما هي فئتك العمرية؟</w:t>
      </w:r>
      <w:r w:rsidRPr="00B40123">
        <w:rPr>
          <w:rFonts w:asciiTheme="majorBidi" w:hAnsiTheme="majorBidi" w:cstheme="majorBidi"/>
          <w:b/>
          <w:bCs/>
          <w:color w:val="000000" w:themeColor="text1"/>
        </w:rPr>
        <w:br/>
        <w:t>What is your age group?</w:t>
      </w:r>
    </w:p>
    <w:p w14:paraId="20DA61EC"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أقل من 18</w:t>
      </w:r>
      <w:r w:rsidRPr="00B40123">
        <w:rPr>
          <w:rFonts w:asciiTheme="majorBidi" w:hAnsiTheme="majorBidi" w:cstheme="majorBidi"/>
          <w:b/>
          <w:bCs/>
          <w:color w:val="000000" w:themeColor="text1"/>
        </w:rPr>
        <w:t xml:space="preserve"> | Under 18</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18–30</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31–45</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46–60</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أكثر من 60</w:t>
      </w:r>
      <w:r w:rsidRPr="00B40123">
        <w:rPr>
          <w:rFonts w:asciiTheme="majorBidi" w:hAnsiTheme="majorBidi" w:cstheme="majorBidi"/>
          <w:b/>
          <w:bCs/>
          <w:color w:val="000000" w:themeColor="text1"/>
        </w:rPr>
        <w:t xml:space="preserve"> | Over 60</w:t>
      </w:r>
    </w:p>
    <w:p w14:paraId="74EB6429"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07AC5663">
          <v:rect id="_x0000_i1052" style="width:0;height:1.5pt" o:hrstd="t" o:hr="t" fillcolor="#a0a0a0" stroked="f"/>
        </w:pict>
      </w:r>
    </w:p>
    <w:p w14:paraId="056E7967"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2. </w:t>
      </w:r>
      <w:r w:rsidRPr="00B40123">
        <w:rPr>
          <w:rFonts w:asciiTheme="majorBidi" w:hAnsiTheme="majorBidi" w:cstheme="majorBidi"/>
          <w:b/>
          <w:bCs/>
          <w:color w:val="000000" w:themeColor="text1"/>
          <w:rtl/>
        </w:rPr>
        <w:t>الجنس</w:t>
      </w:r>
      <w:r w:rsidRPr="00B40123">
        <w:rPr>
          <w:rFonts w:asciiTheme="majorBidi" w:hAnsiTheme="majorBidi" w:cstheme="majorBidi"/>
          <w:b/>
          <w:bCs/>
          <w:color w:val="000000" w:themeColor="text1"/>
        </w:rPr>
        <w:br/>
        <w:t>Gender</w:t>
      </w:r>
    </w:p>
    <w:p w14:paraId="7A34054F"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ذكر</w:t>
      </w:r>
      <w:r w:rsidRPr="00B40123">
        <w:rPr>
          <w:rFonts w:asciiTheme="majorBidi" w:hAnsiTheme="majorBidi" w:cstheme="majorBidi"/>
          <w:b/>
          <w:bCs/>
          <w:color w:val="000000" w:themeColor="text1"/>
        </w:rPr>
        <w:t xml:space="preserve"> | Male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أنثى</w:t>
      </w:r>
      <w:r w:rsidRPr="00B40123">
        <w:rPr>
          <w:rFonts w:asciiTheme="majorBidi" w:hAnsiTheme="majorBidi" w:cstheme="majorBidi"/>
          <w:b/>
          <w:bCs/>
          <w:color w:val="000000" w:themeColor="text1"/>
        </w:rPr>
        <w:t xml:space="preserve"> | Female</w:t>
      </w:r>
    </w:p>
    <w:p w14:paraId="38BC9DF0"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797AB993">
          <v:rect id="_x0000_i1053" style="width:0;height:1.5pt" o:hrstd="t" o:hr="t" fillcolor="#a0a0a0" stroked="f"/>
        </w:pict>
      </w:r>
    </w:p>
    <w:p w14:paraId="3703CBF1"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3. </w:t>
      </w:r>
      <w:r w:rsidRPr="00B40123">
        <w:rPr>
          <w:rFonts w:asciiTheme="majorBidi" w:hAnsiTheme="majorBidi" w:cstheme="majorBidi"/>
          <w:b/>
          <w:bCs/>
          <w:color w:val="000000" w:themeColor="text1"/>
          <w:rtl/>
        </w:rPr>
        <w:t>الجنسية</w:t>
      </w:r>
      <w:r w:rsidRPr="00B40123">
        <w:rPr>
          <w:rFonts w:asciiTheme="majorBidi" w:hAnsiTheme="majorBidi" w:cstheme="majorBidi"/>
          <w:b/>
          <w:bCs/>
          <w:color w:val="000000" w:themeColor="text1"/>
        </w:rPr>
        <w:br/>
        <w:t>Nationality</w:t>
      </w:r>
    </w:p>
    <w:p w14:paraId="27B3A888"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بحريني</w:t>
      </w:r>
      <w:r w:rsidRPr="00B40123">
        <w:rPr>
          <w:rFonts w:asciiTheme="majorBidi" w:hAnsiTheme="majorBidi" w:cstheme="majorBidi"/>
          <w:b/>
          <w:bCs/>
          <w:color w:val="000000" w:themeColor="text1"/>
        </w:rPr>
        <w:t xml:space="preserve"> | Bahraini</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غير بحريني</w:t>
      </w:r>
      <w:r w:rsidRPr="00B40123">
        <w:rPr>
          <w:rFonts w:asciiTheme="majorBidi" w:hAnsiTheme="majorBidi" w:cstheme="majorBidi"/>
          <w:b/>
          <w:bCs/>
          <w:color w:val="000000" w:themeColor="text1"/>
        </w:rPr>
        <w:t xml:space="preserve"> | Non-Bahraini</w:t>
      </w:r>
    </w:p>
    <w:p w14:paraId="325523ED"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742E43A5">
          <v:rect id="_x0000_i1054" style="width:0;height:1.5pt" o:hrstd="t" o:hr="t" fillcolor="#a0a0a0" stroked="f"/>
        </w:pict>
      </w:r>
    </w:p>
    <w:p w14:paraId="2573F60B" w14:textId="03323662"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Section 2: General Experience</w:t>
      </w:r>
      <w:r w:rsidR="005A3AEF">
        <w:rPr>
          <w:rFonts w:asciiTheme="majorBidi" w:hAnsiTheme="majorBidi" w:cstheme="majorBidi"/>
          <w:b/>
          <w:bCs/>
          <w:color w:val="000000" w:themeColor="text1"/>
        </w:rPr>
        <w:t xml:space="preserve"> | </w:t>
      </w:r>
      <w:r w:rsidR="005A3AEF" w:rsidRPr="00B40123">
        <w:rPr>
          <w:rFonts w:asciiTheme="majorBidi" w:hAnsiTheme="majorBidi" w:cstheme="majorBidi"/>
          <w:b/>
          <w:bCs/>
          <w:color w:val="000000" w:themeColor="text1"/>
          <w:rtl/>
        </w:rPr>
        <w:t>القسم الثاني: التجربة العامة</w:t>
      </w:r>
    </w:p>
    <w:p w14:paraId="6CB2CF12"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2DE60BE6">
          <v:rect id="_x0000_i1055" style="width:0;height:1.5pt" o:hrstd="t" o:hr="t" fillcolor="#a0a0a0" stroked="f"/>
        </w:pict>
      </w:r>
    </w:p>
    <w:p w14:paraId="22BEE5E5"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 </w:t>
      </w:r>
      <w:r w:rsidRPr="00B40123">
        <w:rPr>
          <w:rFonts w:asciiTheme="majorBidi" w:hAnsiTheme="majorBidi" w:cstheme="majorBidi"/>
          <w:b/>
          <w:bCs/>
          <w:color w:val="000000" w:themeColor="text1"/>
          <w:rtl/>
        </w:rPr>
        <w:t>ما المنصة (أو المنصات) التي تستخدمها للوصول إلى الخدمات الإلكترونية لمراكز الرعاية الصحية الأولية؟</w:t>
      </w:r>
      <w:r w:rsidRPr="00B40123">
        <w:rPr>
          <w:rFonts w:asciiTheme="majorBidi" w:hAnsiTheme="majorBidi" w:cstheme="majorBidi"/>
          <w:b/>
          <w:bCs/>
          <w:color w:val="000000" w:themeColor="text1"/>
        </w:rPr>
        <w:br/>
        <w:t>Which platform or platforms do you use to access Primary Healthcare Centers (PHC) e-services?</w:t>
      </w:r>
      <w:r w:rsidRPr="00B40123">
        <w:rPr>
          <w:rFonts w:asciiTheme="majorBidi" w:hAnsiTheme="majorBidi" w:cstheme="majorBidi"/>
          <w:b/>
          <w:bCs/>
          <w:color w:val="000000" w:themeColor="text1"/>
        </w:rPr>
        <w:br/>
      </w:r>
      <w:r w:rsidRPr="00B40123">
        <w:rPr>
          <w:rFonts w:asciiTheme="majorBidi" w:hAnsiTheme="majorBidi" w:cstheme="majorBidi"/>
          <w:b/>
          <w:bCs/>
          <w:i/>
          <w:iCs/>
          <w:color w:val="000000" w:themeColor="text1"/>
        </w:rPr>
        <w:t>(</w:t>
      </w:r>
      <w:r w:rsidRPr="00B40123">
        <w:rPr>
          <w:rFonts w:asciiTheme="majorBidi" w:hAnsiTheme="majorBidi" w:cstheme="majorBidi"/>
          <w:b/>
          <w:bCs/>
          <w:i/>
          <w:iCs/>
          <w:color w:val="000000" w:themeColor="text1"/>
          <w:rtl/>
        </w:rPr>
        <w:t>يمكن اختيار أكثر من إجابة</w:t>
      </w:r>
      <w:r w:rsidRPr="00B40123">
        <w:rPr>
          <w:rFonts w:asciiTheme="majorBidi" w:hAnsiTheme="majorBidi" w:cstheme="majorBidi"/>
          <w:b/>
          <w:bCs/>
          <w:i/>
          <w:iCs/>
          <w:color w:val="000000" w:themeColor="text1"/>
        </w:rPr>
        <w:t xml:space="preserve"> | Select all that apply)</w:t>
      </w:r>
    </w:p>
    <w:p w14:paraId="10863B84"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موقع وزارة الصحة</w:t>
      </w:r>
      <w:r w:rsidRPr="00B40123">
        <w:rPr>
          <w:rFonts w:asciiTheme="majorBidi" w:hAnsiTheme="majorBidi" w:cstheme="majorBidi"/>
          <w:b/>
          <w:bCs/>
          <w:color w:val="000000" w:themeColor="text1"/>
        </w:rPr>
        <w:t xml:space="preserve"> | MOH Website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تطبيق حكومتي</w:t>
      </w:r>
      <w:r w:rsidRPr="00B40123">
        <w:rPr>
          <w:rFonts w:asciiTheme="majorBidi" w:hAnsiTheme="majorBidi" w:cstheme="majorBidi"/>
          <w:b/>
          <w:bCs/>
          <w:color w:val="000000" w:themeColor="text1"/>
        </w:rPr>
        <w:t xml:space="preserve"> | MyGov App</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تطبيق صحتي</w:t>
      </w:r>
      <w:r w:rsidRPr="00B40123">
        <w:rPr>
          <w:rFonts w:asciiTheme="majorBidi" w:hAnsiTheme="majorBidi" w:cstheme="majorBidi"/>
          <w:b/>
          <w:bCs/>
          <w:color w:val="000000" w:themeColor="text1"/>
        </w:rPr>
        <w:t xml:space="preserve"> | Sehati App</w:t>
      </w:r>
    </w:p>
    <w:p w14:paraId="08A5E8B6"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6D63533D">
          <v:rect id="_x0000_i1056" style="width:0;height:1.5pt" o:hrstd="t" o:hr="t" fillcolor="#a0a0a0" stroked="f"/>
        </w:pict>
      </w:r>
    </w:p>
    <w:p w14:paraId="5FDD329B"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2. </w:t>
      </w:r>
      <w:r w:rsidRPr="00B40123">
        <w:rPr>
          <w:rFonts w:asciiTheme="majorBidi" w:hAnsiTheme="majorBidi" w:cstheme="majorBidi"/>
          <w:b/>
          <w:bCs/>
          <w:color w:val="000000" w:themeColor="text1"/>
          <w:rtl/>
        </w:rPr>
        <w:t>ما خدمات مراكز الرعاية الصحية الأولية الإلكترونية التي استخدمتها خلال آخر 6–12 شهرًا؟</w:t>
      </w:r>
      <w:r w:rsidRPr="00B40123">
        <w:rPr>
          <w:rFonts w:asciiTheme="majorBidi" w:hAnsiTheme="majorBidi" w:cstheme="majorBidi"/>
          <w:b/>
          <w:bCs/>
          <w:color w:val="000000" w:themeColor="text1"/>
        </w:rPr>
        <w:br/>
        <w:t>Which PHC e-services have you used in the past 6–12 months?</w:t>
      </w:r>
      <w:r w:rsidRPr="00B40123">
        <w:rPr>
          <w:rFonts w:asciiTheme="majorBidi" w:hAnsiTheme="majorBidi" w:cstheme="majorBidi"/>
          <w:b/>
          <w:bCs/>
          <w:color w:val="000000" w:themeColor="text1"/>
        </w:rPr>
        <w:br/>
      </w:r>
      <w:r w:rsidRPr="00B40123">
        <w:rPr>
          <w:rFonts w:asciiTheme="majorBidi" w:hAnsiTheme="majorBidi" w:cstheme="majorBidi"/>
          <w:b/>
          <w:bCs/>
          <w:i/>
          <w:iCs/>
          <w:color w:val="000000" w:themeColor="text1"/>
        </w:rPr>
        <w:t>(</w:t>
      </w:r>
      <w:r w:rsidRPr="00B40123">
        <w:rPr>
          <w:rFonts w:asciiTheme="majorBidi" w:hAnsiTheme="majorBidi" w:cstheme="majorBidi"/>
          <w:b/>
          <w:bCs/>
          <w:i/>
          <w:iCs/>
          <w:color w:val="000000" w:themeColor="text1"/>
          <w:rtl/>
        </w:rPr>
        <w:t>يمكن اختيار أكثر من إجابة</w:t>
      </w:r>
      <w:r w:rsidRPr="00B40123">
        <w:rPr>
          <w:rFonts w:asciiTheme="majorBidi" w:hAnsiTheme="majorBidi" w:cstheme="majorBidi"/>
          <w:b/>
          <w:bCs/>
          <w:i/>
          <w:iCs/>
          <w:color w:val="000000" w:themeColor="text1"/>
        </w:rPr>
        <w:t xml:space="preserve"> | Select all that apply)</w:t>
      </w:r>
    </w:p>
    <w:p w14:paraId="43EB4FC1"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حجز المواعيد</w:t>
      </w:r>
      <w:r w:rsidRPr="00B40123">
        <w:rPr>
          <w:rFonts w:asciiTheme="majorBidi" w:hAnsiTheme="majorBidi" w:cstheme="majorBidi"/>
          <w:b/>
          <w:bCs/>
          <w:color w:val="000000" w:themeColor="text1"/>
        </w:rPr>
        <w:t xml:space="preserve"> | Booking Appointments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سجل وشهادات التطعيم</w:t>
      </w:r>
      <w:r w:rsidRPr="00B40123">
        <w:rPr>
          <w:rFonts w:asciiTheme="majorBidi" w:hAnsiTheme="majorBidi" w:cstheme="majorBidi"/>
          <w:b/>
          <w:bCs/>
          <w:color w:val="000000" w:themeColor="text1"/>
        </w:rPr>
        <w:t xml:space="preserve"> | Vaccination Records &amp; Certificates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التقارير والشهادات الطبية</w:t>
      </w:r>
      <w:r w:rsidRPr="00B40123">
        <w:rPr>
          <w:rFonts w:asciiTheme="majorBidi" w:hAnsiTheme="majorBidi" w:cstheme="majorBidi"/>
          <w:b/>
          <w:bCs/>
          <w:color w:val="000000" w:themeColor="text1"/>
        </w:rPr>
        <w:t xml:space="preserve"> | Medical Reports &amp; Certificates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شهادة الحج الإلكترونية</w:t>
      </w:r>
      <w:r w:rsidRPr="00B40123">
        <w:rPr>
          <w:rFonts w:asciiTheme="majorBidi" w:hAnsiTheme="majorBidi" w:cstheme="majorBidi"/>
          <w:b/>
          <w:bCs/>
          <w:color w:val="000000" w:themeColor="text1"/>
        </w:rPr>
        <w:t xml:space="preserve"> | Electronic Hajj Certificate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بطاقة صحتي للمواليد</w:t>
      </w:r>
      <w:r w:rsidRPr="00B40123">
        <w:rPr>
          <w:rFonts w:asciiTheme="majorBidi" w:hAnsiTheme="majorBidi" w:cstheme="majorBidi"/>
          <w:b/>
          <w:bCs/>
          <w:color w:val="000000" w:themeColor="text1"/>
        </w:rPr>
        <w:t xml:space="preserve"> | Sehati Card Request for Newborns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تحديث العنوان السكني</w:t>
      </w:r>
      <w:r w:rsidRPr="00B40123">
        <w:rPr>
          <w:rFonts w:asciiTheme="majorBidi" w:hAnsiTheme="majorBidi" w:cstheme="majorBidi"/>
          <w:b/>
          <w:bCs/>
          <w:color w:val="000000" w:themeColor="text1"/>
        </w:rPr>
        <w:t xml:space="preserve"> | Update Residential Address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بطاقة إعفاء الرسوم الصحية</w:t>
      </w:r>
      <w:r w:rsidRPr="00B40123">
        <w:rPr>
          <w:rFonts w:asciiTheme="majorBidi" w:hAnsiTheme="majorBidi" w:cstheme="majorBidi"/>
          <w:b/>
          <w:bCs/>
          <w:color w:val="000000" w:themeColor="text1"/>
        </w:rPr>
        <w:t xml:space="preserve"> | Health Fee Exemption Card Issuance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خدمة الوحدة المتنقلة</w:t>
      </w:r>
      <w:r w:rsidRPr="00B40123">
        <w:rPr>
          <w:rFonts w:asciiTheme="majorBidi" w:hAnsiTheme="majorBidi" w:cstheme="majorBidi"/>
          <w:b/>
          <w:bCs/>
          <w:color w:val="000000" w:themeColor="text1"/>
        </w:rPr>
        <w:t xml:space="preserve"> | Request Mobile Unit Service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طلبات حجز مواعيد تصوير الثدي</w:t>
      </w:r>
      <w:r w:rsidRPr="00B40123">
        <w:rPr>
          <w:rFonts w:asciiTheme="majorBidi" w:hAnsiTheme="majorBidi" w:cstheme="majorBidi"/>
          <w:b/>
          <w:bCs/>
          <w:color w:val="000000" w:themeColor="text1"/>
        </w:rPr>
        <w:t xml:space="preserve"> | Mammogram Appointment Requests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تغيير طبيب الأسرة</w:t>
      </w:r>
      <w:r w:rsidRPr="00B40123">
        <w:rPr>
          <w:rFonts w:asciiTheme="majorBidi" w:hAnsiTheme="majorBidi" w:cstheme="majorBidi"/>
          <w:b/>
          <w:bCs/>
          <w:color w:val="000000" w:themeColor="text1"/>
        </w:rPr>
        <w:t xml:space="preserve"> | Requests to Change the Family Doctor</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طلبات إجراء بحوث مراكز الرعاية الصحية الأولية</w:t>
      </w:r>
      <w:r w:rsidRPr="00B40123">
        <w:rPr>
          <w:rFonts w:asciiTheme="majorBidi" w:hAnsiTheme="majorBidi" w:cstheme="majorBidi"/>
          <w:b/>
          <w:bCs/>
          <w:color w:val="000000" w:themeColor="text1"/>
        </w:rPr>
        <w:t xml:space="preserve"> | PHC Research Application Requests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إرشادات المواعيد عن بُعد</w:t>
      </w:r>
      <w:r w:rsidRPr="00B40123">
        <w:rPr>
          <w:rFonts w:asciiTheme="majorBidi" w:hAnsiTheme="majorBidi" w:cstheme="majorBidi"/>
          <w:b/>
          <w:bCs/>
          <w:color w:val="000000" w:themeColor="text1"/>
        </w:rPr>
        <w:t xml:space="preserve"> | Tele-Appointment Instructions</w:t>
      </w:r>
    </w:p>
    <w:p w14:paraId="355F8B16"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67D3F74">
          <v:rect id="_x0000_i1057" style="width:0;height:1.5pt" o:hrstd="t" o:hr="t" fillcolor="#a0a0a0" stroked="f"/>
        </w:pict>
      </w:r>
    </w:p>
    <w:p w14:paraId="2D679B04"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3. </w:t>
      </w:r>
      <w:r w:rsidRPr="00B40123">
        <w:rPr>
          <w:rFonts w:asciiTheme="majorBidi" w:hAnsiTheme="majorBidi" w:cstheme="majorBidi"/>
          <w:b/>
          <w:bCs/>
          <w:color w:val="000000" w:themeColor="text1"/>
          <w:rtl/>
        </w:rPr>
        <w:t>ما الخدمات التي واجهت أكبر عدد من المشكلات عند استخدامها؟</w:t>
      </w:r>
      <w:r w:rsidRPr="00B40123">
        <w:rPr>
          <w:rFonts w:asciiTheme="majorBidi" w:hAnsiTheme="majorBidi" w:cstheme="majorBidi"/>
          <w:b/>
          <w:bCs/>
          <w:color w:val="000000" w:themeColor="text1"/>
        </w:rPr>
        <w:br/>
        <w:t>Which services have caused you the most problems?</w:t>
      </w:r>
      <w:r w:rsidRPr="00B40123">
        <w:rPr>
          <w:rFonts w:asciiTheme="majorBidi" w:hAnsiTheme="majorBidi" w:cstheme="majorBidi"/>
          <w:b/>
          <w:bCs/>
          <w:color w:val="000000" w:themeColor="text1"/>
        </w:rPr>
        <w:br/>
      </w:r>
      <w:r w:rsidRPr="00B40123">
        <w:rPr>
          <w:rFonts w:asciiTheme="majorBidi" w:hAnsiTheme="majorBidi" w:cstheme="majorBidi"/>
          <w:b/>
          <w:bCs/>
          <w:i/>
          <w:iCs/>
          <w:color w:val="000000" w:themeColor="text1"/>
        </w:rPr>
        <w:t>(</w:t>
      </w:r>
      <w:r w:rsidRPr="00B40123">
        <w:rPr>
          <w:rFonts w:asciiTheme="majorBidi" w:hAnsiTheme="majorBidi" w:cstheme="majorBidi"/>
          <w:b/>
          <w:bCs/>
          <w:i/>
          <w:iCs/>
          <w:color w:val="000000" w:themeColor="text1"/>
          <w:rtl/>
        </w:rPr>
        <w:t>يمكن اختيار أكثر من إجابة</w:t>
      </w:r>
      <w:r w:rsidRPr="00B40123">
        <w:rPr>
          <w:rFonts w:asciiTheme="majorBidi" w:hAnsiTheme="majorBidi" w:cstheme="majorBidi"/>
          <w:b/>
          <w:bCs/>
          <w:i/>
          <w:iCs/>
          <w:color w:val="000000" w:themeColor="text1"/>
        </w:rPr>
        <w:t xml:space="preserve"> | Select all that apply)</w:t>
      </w:r>
    </w:p>
    <w:p w14:paraId="7AB2C1FD"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حجز المواعيد</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سجل وشهادات التطعيم</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التقارير والشهادات الطبية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شهادة الحج الإلكترونية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lastRenderedPageBreak/>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بطاقة صحتي للمواليد</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تحديث العنوان السكني</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بطاقة إعفاء الرسوم الصحية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خدمة الوحدة المتنقلة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طلبات حجز مواعيد تصوير الثدي</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تغيير طبيب الأسرة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طلبات إجراء بحوث مراكز الرعاية الصحية الأولية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إرشادات المواعيد عن بُعد</w:t>
      </w:r>
    </w:p>
    <w:p w14:paraId="36C90970"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5DF7F505">
          <v:rect id="_x0000_i1058" style="width:0;height:1.5pt" o:hrstd="t" o:hr="t" fillcolor="#a0a0a0" stroked="f"/>
        </w:pict>
      </w:r>
    </w:p>
    <w:p w14:paraId="597BD159"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4. </w:t>
      </w:r>
      <w:r w:rsidRPr="00B40123">
        <w:rPr>
          <w:rFonts w:asciiTheme="majorBidi" w:hAnsiTheme="majorBidi" w:cstheme="majorBidi"/>
          <w:b/>
          <w:bCs/>
          <w:color w:val="000000" w:themeColor="text1"/>
          <w:rtl/>
        </w:rPr>
        <w:t>إن وجد، ما المشكلات التي واجهتها أثناء استخدام هذه الخدمات؟ يرجى توضيحها</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If applicable, what problems did you experience while using these services? Please describe.</w:t>
      </w:r>
    </w:p>
    <w:p w14:paraId="7E1B1DFE"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w:t>
      </w:r>
    </w:p>
    <w:p w14:paraId="715A913B"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0C7F9D48">
          <v:rect id="_x0000_i1059" style="width:0;height:1.5pt" o:hrstd="t" o:hr="t" fillcolor="#a0a0a0" stroked="f"/>
        </w:pict>
      </w:r>
    </w:p>
    <w:p w14:paraId="3A827D4B"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5. </w:t>
      </w:r>
      <w:r w:rsidRPr="00B40123">
        <w:rPr>
          <w:rFonts w:asciiTheme="majorBidi" w:hAnsiTheme="majorBidi" w:cstheme="majorBidi"/>
          <w:b/>
          <w:bCs/>
          <w:color w:val="000000" w:themeColor="text1"/>
          <w:rtl/>
        </w:rPr>
        <w:t>برأيك، ما الخدمات الإلكترونية التابعة لمراكز الرعاية الصحية الأولية التي ينبغي إعطاؤها الأولوية لإعادة التصميم لتحسين تجربة المرضى؟</w:t>
      </w:r>
      <w:r w:rsidRPr="00B40123">
        <w:rPr>
          <w:rFonts w:asciiTheme="majorBidi" w:hAnsiTheme="majorBidi" w:cstheme="majorBidi"/>
          <w:b/>
          <w:bCs/>
          <w:color w:val="000000" w:themeColor="text1"/>
        </w:rPr>
        <w:br/>
        <w:t>Which PHC e-services should be prioritized for redesign to improve the patient experience?</w:t>
      </w:r>
      <w:r w:rsidRPr="00B40123">
        <w:rPr>
          <w:rFonts w:asciiTheme="majorBidi" w:hAnsiTheme="majorBidi" w:cstheme="majorBidi"/>
          <w:b/>
          <w:bCs/>
          <w:color w:val="000000" w:themeColor="text1"/>
        </w:rPr>
        <w:br/>
      </w:r>
      <w:r w:rsidRPr="00B40123">
        <w:rPr>
          <w:rFonts w:asciiTheme="majorBidi" w:hAnsiTheme="majorBidi" w:cstheme="majorBidi"/>
          <w:b/>
          <w:bCs/>
          <w:i/>
          <w:iCs/>
          <w:color w:val="000000" w:themeColor="text1"/>
        </w:rPr>
        <w:t>(</w:t>
      </w:r>
      <w:r w:rsidRPr="00B40123">
        <w:rPr>
          <w:rFonts w:asciiTheme="majorBidi" w:hAnsiTheme="majorBidi" w:cstheme="majorBidi"/>
          <w:b/>
          <w:bCs/>
          <w:i/>
          <w:iCs/>
          <w:color w:val="000000" w:themeColor="text1"/>
          <w:rtl/>
        </w:rPr>
        <w:t>يمكن اختيار أكثر من إجابة</w:t>
      </w:r>
      <w:r w:rsidRPr="00B40123">
        <w:rPr>
          <w:rFonts w:asciiTheme="majorBidi" w:hAnsiTheme="majorBidi" w:cstheme="majorBidi"/>
          <w:b/>
          <w:bCs/>
          <w:i/>
          <w:iCs/>
          <w:color w:val="000000" w:themeColor="text1"/>
        </w:rPr>
        <w:t xml:space="preserve"> | Select all that apply)</w:t>
      </w:r>
    </w:p>
    <w:p w14:paraId="3B0D7FA3"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حجز المواعيد</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سجل وشهادات التطعيم</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التقارير والشهادات الطبية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شهادة الحج الإلكترونية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بطاقة صحتي للمواليد</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تحديث العنوان السكني</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بطاقة إعفاء الرسوم الصحية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خدمة الوحدة المتنقلة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طلبات حجز مواعيد تصوير الثدي</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 تغيير طبيب الأسرة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طلبات إجراء بحوث مراكز الرعاية الصحية الأولية</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إرشادات المواعيد عن بُعد</w:t>
      </w:r>
    </w:p>
    <w:p w14:paraId="0FE65E71"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6C18C2E">
          <v:rect id="_x0000_i1060" style="width:0;height:1.5pt" o:hrstd="t" o:hr="t" fillcolor="#a0a0a0" stroked="f"/>
        </w:pict>
      </w:r>
    </w:p>
    <w:p w14:paraId="13C1E0CE"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6. </w:t>
      </w:r>
      <w:r w:rsidRPr="00B40123">
        <w:rPr>
          <w:rFonts w:asciiTheme="majorBidi" w:hAnsiTheme="majorBidi" w:cstheme="majorBidi"/>
          <w:b/>
          <w:bCs/>
          <w:color w:val="000000" w:themeColor="text1"/>
          <w:rtl/>
        </w:rPr>
        <w:t>هل استخدمت خدمة الموعد عن بُعد؟</w:t>
      </w:r>
      <w:r w:rsidRPr="00B40123">
        <w:rPr>
          <w:rFonts w:asciiTheme="majorBidi" w:hAnsiTheme="majorBidi" w:cstheme="majorBidi"/>
          <w:b/>
          <w:bCs/>
          <w:color w:val="000000" w:themeColor="text1"/>
        </w:rPr>
        <w:br/>
        <w:t>Have you used the Tele-Appointment service?</w:t>
      </w:r>
    </w:p>
    <w:p w14:paraId="0FDA0AD1"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نعم</w:t>
      </w:r>
      <w:r w:rsidRPr="00B40123">
        <w:rPr>
          <w:rFonts w:asciiTheme="majorBidi" w:hAnsiTheme="majorBidi" w:cstheme="majorBidi"/>
          <w:b/>
          <w:bCs/>
          <w:color w:val="000000" w:themeColor="text1"/>
        </w:rPr>
        <w:t xml:space="preserve"> | Yes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لا</w:t>
      </w:r>
      <w:r w:rsidRPr="00B40123">
        <w:rPr>
          <w:rFonts w:asciiTheme="majorBidi" w:hAnsiTheme="majorBidi" w:cstheme="majorBidi"/>
          <w:b/>
          <w:bCs/>
          <w:color w:val="000000" w:themeColor="text1"/>
        </w:rPr>
        <w:t xml:space="preserve"> | No</w:t>
      </w:r>
    </w:p>
    <w:p w14:paraId="3ADDAE72"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A2B7CF5">
          <v:rect id="_x0000_i1061" style="width:0;height:1.5pt" o:hrstd="t" o:hr="t" fillcolor="#a0a0a0" stroked="f"/>
        </w:pict>
      </w:r>
    </w:p>
    <w:p w14:paraId="657A1FEE"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7. </w:t>
      </w:r>
      <w:r w:rsidRPr="00B40123">
        <w:rPr>
          <w:rFonts w:asciiTheme="majorBidi" w:hAnsiTheme="majorBidi" w:cstheme="majorBidi"/>
          <w:b/>
          <w:bCs/>
          <w:color w:val="000000" w:themeColor="text1"/>
          <w:rtl/>
        </w:rPr>
        <w:t>إذا كنت قد استخدمت خدمة الموعد عن بُعد، فهل واجهت أي مشكلات في استلام الرابط أو استخدامه؟ إذا كانت الإجابة نعم، يرجى توضيح المشكلة</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If you have used the Tele-Appointment service, did you experience any problems receiving or using the Tele-Appointment link? If yes, please describe.</w:t>
      </w:r>
    </w:p>
    <w:p w14:paraId="1927E978"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w:t>
      </w:r>
    </w:p>
    <w:p w14:paraId="2B346BAC"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16577FB">
          <v:rect id="_x0000_i1062" style="width:0;height:1.5pt" o:hrstd="t" o:hr="t" fillcolor="#a0a0a0" stroked="f"/>
        </w:pict>
      </w:r>
    </w:p>
    <w:p w14:paraId="15137F7A"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8. </w:t>
      </w:r>
      <w:r w:rsidRPr="00B40123">
        <w:rPr>
          <w:rFonts w:asciiTheme="majorBidi" w:hAnsiTheme="majorBidi" w:cstheme="majorBidi"/>
          <w:b/>
          <w:bCs/>
          <w:color w:val="000000" w:themeColor="text1"/>
          <w:rtl/>
        </w:rPr>
        <w:t>هل سبق أن حاولت طلب شهادة الحج الإلكترونية؟</w:t>
      </w:r>
      <w:r w:rsidRPr="00B40123">
        <w:rPr>
          <w:rFonts w:asciiTheme="majorBidi" w:hAnsiTheme="majorBidi" w:cstheme="majorBidi"/>
          <w:b/>
          <w:bCs/>
          <w:color w:val="000000" w:themeColor="text1"/>
        </w:rPr>
        <w:br/>
        <w:t>Have you attempted to request an Electronic Hajj Certificate?</w:t>
      </w:r>
    </w:p>
    <w:p w14:paraId="280E2491"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نعم</w:t>
      </w:r>
      <w:r w:rsidRPr="00B40123">
        <w:rPr>
          <w:rFonts w:asciiTheme="majorBidi" w:hAnsiTheme="majorBidi" w:cstheme="majorBidi"/>
          <w:b/>
          <w:bCs/>
          <w:color w:val="000000" w:themeColor="text1"/>
        </w:rPr>
        <w:t xml:space="preserve"> | Yes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لا</w:t>
      </w:r>
      <w:r w:rsidRPr="00B40123">
        <w:rPr>
          <w:rFonts w:asciiTheme="majorBidi" w:hAnsiTheme="majorBidi" w:cstheme="majorBidi"/>
          <w:b/>
          <w:bCs/>
          <w:color w:val="000000" w:themeColor="text1"/>
        </w:rPr>
        <w:t xml:space="preserve"> | No</w:t>
      </w:r>
    </w:p>
    <w:p w14:paraId="419D9FD3"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7CB89BC4">
          <v:rect id="_x0000_i1063" style="width:0;height:1.5pt" o:hrstd="t" o:hr="t" fillcolor="#a0a0a0" stroked="f"/>
        </w:pict>
      </w:r>
    </w:p>
    <w:p w14:paraId="570930A0"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9. </w:t>
      </w:r>
      <w:r w:rsidRPr="00B40123">
        <w:rPr>
          <w:rFonts w:asciiTheme="majorBidi" w:hAnsiTheme="majorBidi" w:cstheme="majorBidi"/>
          <w:b/>
          <w:bCs/>
          <w:color w:val="000000" w:themeColor="text1"/>
          <w:rtl/>
        </w:rPr>
        <w:t>هل تم إكمال الطلب بنجاح؟</w:t>
      </w:r>
      <w:r w:rsidRPr="00B40123">
        <w:rPr>
          <w:rFonts w:asciiTheme="majorBidi" w:hAnsiTheme="majorBidi" w:cstheme="majorBidi"/>
          <w:b/>
          <w:bCs/>
          <w:color w:val="000000" w:themeColor="text1"/>
        </w:rPr>
        <w:br/>
        <w:t>Was the request completed successfully?</w:t>
      </w:r>
    </w:p>
    <w:p w14:paraId="169B5533"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نعم</w:t>
      </w:r>
      <w:r w:rsidRPr="00B40123">
        <w:rPr>
          <w:rFonts w:asciiTheme="majorBidi" w:hAnsiTheme="majorBidi" w:cstheme="majorBidi"/>
          <w:b/>
          <w:bCs/>
          <w:color w:val="000000" w:themeColor="text1"/>
        </w:rPr>
        <w:t xml:space="preserve"> | Yes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لا</w:t>
      </w:r>
      <w:r w:rsidRPr="00B40123">
        <w:rPr>
          <w:rFonts w:asciiTheme="majorBidi" w:hAnsiTheme="majorBidi" w:cstheme="majorBidi"/>
          <w:b/>
          <w:bCs/>
          <w:color w:val="000000" w:themeColor="text1"/>
        </w:rPr>
        <w:t xml:space="preserve"> | No</w:t>
      </w:r>
    </w:p>
    <w:p w14:paraId="60204EA8"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513CA843">
          <v:rect id="_x0000_i1064" style="width:0;height:1.5pt" o:hrstd="t" o:hr="t" fillcolor="#a0a0a0" stroked="f"/>
        </w:pict>
      </w:r>
    </w:p>
    <w:p w14:paraId="527667A9"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10. </w:t>
      </w:r>
      <w:r w:rsidRPr="00B40123">
        <w:rPr>
          <w:rFonts w:asciiTheme="majorBidi" w:hAnsiTheme="majorBidi" w:cstheme="majorBidi"/>
          <w:b/>
          <w:bCs/>
          <w:color w:val="000000" w:themeColor="text1"/>
          <w:rtl/>
        </w:rPr>
        <w:t>إذا لم ينجح الطلب، ففي أي مرحلة توقفت العملية؟ يرجى توضيح المشكلة</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If the request was unsuccessful, at what stage did the process fail? Please describe the problem.</w:t>
      </w:r>
    </w:p>
    <w:p w14:paraId="23739610"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w:t>
      </w:r>
    </w:p>
    <w:p w14:paraId="2450AB39"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F0FE823">
          <v:rect id="_x0000_i1065" style="width:0;height:1.5pt" o:hrstd="t" o:hr="t" fillcolor="#a0a0a0" stroked="f"/>
        </w:pict>
      </w:r>
    </w:p>
    <w:p w14:paraId="45C56127"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11. </w:t>
      </w:r>
      <w:r w:rsidRPr="00B40123">
        <w:rPr>
          <w:rFonts w:asciiTheme="majorBidi" w:hAnsiTheme="majorBidi" w:cstheme="majorBidi"/>
          <w:b/>
          <w:bCs/>
          <w:color w:val="000000" w:themeColor="text1"/>
          <w:rtl/>
        </w:rPr>
        <w:t>من السهل العثور على خدمات مراكز الرعاية الصحية الأولية وإتمامها عبر موقع وزارة الصحة</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It is easy to find and complete PHC services on the MOH website.</w:t>
      </w:r>
    </w:p>
    <w:p w14:paraId="402CFEE4"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lastRenderedPageBreak/>
        <w:t xml:space="preserve">غير موافق بشدة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موافق بشدة</w:t>
      </w:r>
    </w:p>
    <w:p w14:paraId="193B55FC"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4049395E">
          <v:rect id="_x0000_i1066" style="width:0;height:1.5pt" o:hrstd="t" o:hr="t" fillcolor="#a0a0a0" stroked="f"/>
        </w:pict>
      </w:r>
    </w:p>
    <w:p w14:paraId="145E6045"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12. </w:t>
      </w:r>
      <w:r w:rsidRPr="00B40123">
        <w:rPr>
          <w:rFonts w:asciiTheme="majorBidi" w:hAnsiTheme="majorBidi" w:cstheme="majorBidi"/>
          <w:b/>
          <w:bCs/>
          <w:color w:val="000000" w:themeColor="text1"/>
          <w:rtl/>
        </w:rPr>
        <w:t>من السهل العثور على خدمات مراكز الرعاية الصحية الأولية وإتمامها عبر تطبيق حكومتي</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It is easy to find and complete PHC services on the MyGov application.</w:t>
      </w:r>
    </w:p>
    <w:p w14:paraId="039FE1A1"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غير موافق بشدة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موافق بشدة</w:t>
      </w:r>
    </w:p>
    <w:p w14:paraId="279F978F"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542A9CE5">
          <v:rect id="_x0000_i1067" style="width:0;height:1.5pt" o:hrstd="t" o:hr="t" fillcolor="#a0a0a0" stroked="f"/>
        </w:pict>
      </w:r>
    </w:p>
    <w:p w14:paraId="30861A06"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13. </w:t>
      </w:r>
      <w:r w:rsidRPr="00B40123">
        <w:rPr>
          <w:rFonts w:asciiTheme="majorBidi" w:hAnsiTheme="majorBidi" w:cstheme="majorBidi"/>
          <w:b/>
          <w:bCs/>
          <w:color w:val="000000" w:themeColor="text1"/>
          <w:rtl/>
        </w:rPr>
        <w:t>من السهل العثور على خدمات مراكز الرعاية الصحية الأولية وإتمامها عبر تطبيق صحتي</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It is easy to find and complete PHC services on the Sehati application.</w:t>
      </w:r>
    </w:p>
    <w:p w14:paraId="23A12030"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غير موافق بشدة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موافق بشدة</w:t>
      </w:r>
    </w:p>
    <w:p w14:paraId="775C9A44"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01D1DD8E">
          <v:rect id="_x0000_i1068" style="width:0;height:1.5pt" o:hrstd="t" o:hr="t" fillcolor="#a0a0a0" stroked="f"/>
        </w:pict>
      </w:r>
    </w:p>
    <w:p w14:paraId="369711D3"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14. </w:t>
      </w:r>
      <w:r w:rsidRPr="00B40123">
        <w:rPr>
          <w:rFonts w:asciiTheme="majorBidi" w:hAnsiTheme="majorBidi" w:cstheme="majorBidi"/>
          <w:b/>
          <w:bCs/>
          <w:color w:val="000000" w:themeColor="text1"/>
          <w:rtl/>
        </w:rPr>
        <w:t>نادرًا ما أواجه أخطاءً أو انقطاعًا في الخدمة عند استخدام موقع وزارة الصحة</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 rarely encounter errors or service outages on the MOH website.</w:t>
      </w:r>
    </w:p>
    <w:p w14:paraId="5C938D83"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غير موافق بشدة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موافق بشدة</w:t>
      </w:r>
    </w:p>
    <w:p w14:paraId="23A8CDD5"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6B2D3453">
          <v:rect id="_x0000_i1069" style="width:0;height:1.5pt" o:hrstd="t" o:hr="t" fillcolor="#a0a0a0" stroked="f"/>
        </w:pict>
      </w:r>
    </w:p>
    <w:p w14:paraId="1DED25CB"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15. </w:t>
      </w:r>
      <w:r w:rsidRPr="00B40123">
        <w:rPr>
          <w:rFonts w:asciiTheme="majorBidi" w:hAnsiTheme="majorBidi" w:cstheme="majorBidi"/>
          <w:b/>
          <w:bCs/>
          <w:color w:val="000000" w:themeColor="text1"/>
          <w:rtl/>
        </w:rPr>
        <w:t>نادرًا ما أواجه أخطاءً أو انقطاعًا في الخدمة عند استخدام تطبيق حكومتي</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 rarely encounter errors or service outages on the MyGov application.</w:t>
      </w:r>
    </w:p>
    <w:p w14:paraId="2DCFA62D"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غير موافق بشدة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موافق بشدة</w:t>
      </w:r>
    </w:p>
    <w:p w14:paraId="1226E67D"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403D46A5">
          <v:rect id="_x0000_i1070" style="width:0;height:1.5pt" o:hrstd="t" o:hr="t" fillcolor="#a0a0a0" stroked="f"/>
        </w:pict>
      </w:r>
    </w:p>
    <w:p w14:paraId="79651097"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16. </w:t>
      </w:r>
      <w:r w:rsidRPr="00B40123">
        <w:rPr>
          <w:rFonts w:asciiTheme="majorBidi" w:hAnsiTheme="majorBidi" w:cstheme="majorBidi"/>
          <w:b/>
          <w:bCs/>
          <w:color w:val="000000" w:themeColor="text1"/>
          <w:rtl/>
        </w:rPr>
        <w:t>نادرًا ما أواجه أخطاءً أو انقطاعًا في الخدمة عند استخدام تطبيق صحتي</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 rarely encounter errors or service outages on the Sehati application.</w:t>
      </w:r>
    </w:p>
    <w:p w14:paraId="353A6020"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غير موافق بشدة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موافق بشدة</w:t>
      </w:r>
    </w:p>
    <w:p w14:paraId="1B867B6D"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09CC077B">
          <v:rect id="_x0000_i1071" style="width:0;height:1.5pt" o:hrstd="t" o:hr="t" fillcolor="#a0a0a0" stroked="f"/>
        </w:pict>
      </w:r>
    </w:p>
    <w:p w14:paraId="1139C93C"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القسم الثالث: الميزات على مستوى المنصة</w:t>
      </w:r>
    </w:p>
    <w:p w14:paraId="70E9C4F5"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Section 3: Platform-Level Features</w:t>
      </w:r>
    </w:p>
    <w:p w14:paraId="5335D3C1"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73479D7F">
          <v:rect id="_x0000_i1072" style="width:0;height:1.5pt" o:hrstd="t" o:hr="t" fillcolor="#a0a0a0" stroked="f"/>
        </w:pict>
      </w:r>
    </w:p>
    <w:p w14:paraId="53096A8E"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 </w:t>
      </w:r>
      <w:r w:rsidRPr="00B40123">
        <w:rPr>
          <w:rFonts w:asciiTheme="majorBidi" w:hAnsiTheme="majorBidi" w:cstheme="majorBidi"/>
          <w:b/>
          <w:bCs/>
          <w:color w:val="000000" w:themeColor="text1"/>
          <w:rtl/>
        </w:rPr>
        <w:t>ما ميزات إمكانية الوصول التي ينبغي تضمينها لدعم جميع المرضى بشكل أفضل؟</w:t>
      </w:r>
      <w:r w:rsidRPr="00B40123">
        <w:rPr>
          <w:rFonts w:asciiTheme="majorBidi" w:hAnsiTheme="majorBidi" w:cstheme="majorBidi"/>
          <w:b/>
          <w:bCs/>
          <w:color w:val="000000" w:themeColor="text1"/>
        </w:rPr>
        <w:br/>
        <w:t>Which accessibility features should be included to better support all patients?</w:t>
      </w:r>
      <w:r w:rsidRPr="00B40123">
        <w:rPr>
          <w:rFonts w:asciiTheme="majorBidi" w:hAnsiTheme="majorBidi" w:cstheme="majorBidi"/>
          <w:b/>
          <w:bCs/>
          <w:color w:val="000000" w:themeColor="text1"/>
        </w:rPr>
        <w:br/>
      </w:r>
      <w:r w:rsidRPr="00B40123">
        <w:rPr>
          <w:rFonts w:asciiTheme="majorBidi" w:hAnsiTheme="majorBidi" w:cstheme="majorBidi"/>
          <w:b/>
          <w:bCs/>
          <w:i/>
          <w:iCs/>
          <w:color w:val="000000" w:themeColor="text1"/>
        </w:rPr>
        <w:t>(</w:t>
      </w:r>
      <w:r w:rsidRPr="00B40123">
        <w:rPr>
          <w:rFonts w:asciiTheme="majorBidi" w:hAnsiTheme="majorBidi" w:cstheme="majorBidi"/>
          <w:b/>
          <w:bCs/>
          <w:i/>
          <w:iCs/>
          <w:color w:val="000000" w:themeColor="text1"/>
          <w:rtl/>
        </w:rPr>
        <w:t>يمكن اختيار أكثر من إجابة</w:t>
      </w:r>
      <w:r w:rsidRPr="00B40123">
        <w:rPr>
          <w:rFonts w:asciiTheme="majorBidi" w:hAnsiTheme="majorBidi" w:cstheme="majorBidi"/>
          <w:b/>
          <w:bCs/>
          <w:i/>
          <w:iCs/>
          <w:color w:val="000000" w:themeColor="text1"/>
        </w:rPr>
        <w:t xml:space="preserve"> | Select all that apply)</w:t>
      </w:r>
    </w:p>
    <w:p w14:paraId="2B49A274"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تكبير حجم النص</w:t>
      </w:r>
      <w:r w:rsidRPr="00B40123">
        <w:rPr>
          <w:rFonts w:asciiTheme="majorBidi" w:hAnsiTheme="majorBidi" w:cstheme="majorBidi"/>
          <w:b/>
          <w:bCs/>
          <w:color w:val="000000" w:themeColor="text1"/>
        </w:rPr>
        <w:t xml:space="preserve"> | Larger text size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ألوان أوضح بين النص والخلفية</w:t>
      </w:r>
      <w:r w:rsidRPr="00B40123">
        <w:rPr>
          <w:rFonts w:asciiTheme="majorBidi" w:hAnsiTheme="majorBidi" w:cstheme="majorBidi"/>
          <w:b/>
          <w:bCs/>
          <w:color w:val="000000" w:themeColor="text1"/>
        </w:rPr>
        <w:t xml:space="preserve"> | High-contrast mode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دعم قراءة محتوى الشاشة صوتيًا</w:t>
      </w:r>
      <w:r w:rsidRPr="00B40123">
        <w:rPr>
          <w:rFonts w:asciiTheme="majorBidi" w:hAnsiTheme="majorBidi" w:cstheme="majorBidi"/>
          <w:b/>
          <w:bCs/>
          <w:color w:val="000000" w:themeColor="text1"/>
        </w:rPr>
        <w:t xml:space="preserve"> | Screen reader compatibility</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دعم أكثر من لغة</w:t>
      </w:r>
      <w:r w:rsidRPr="00B40123">
        <w:rPr>
          <w:rFonts w:asciiTheme="majorBidi" w:hAnsiTheme="majorBidi" w:cstheme="majorBidi"/>
          <w:b/>
          <w:bCs/>
          <w:color w:val="000000" w:themeColor="text1"/>
        </w:rPr>
        <w:t xml:space="preserve"> | Multilingual support</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تنقل بسيط وواضح</w:t>
      </w:r>
      <w:r w:rsidRPr="00B40123">
        <w:rPr>
          <w:rFonts w:asciiTheme="majorBidi" w:hAnsiTheme="majorBidi" w:cstheme="majorBidi"/>
          <w:b/>
          <w:bCs/>
          <w:color w:val="000000" w:themeColor="text1"/>
        </w:rPr>
        <w:t xml:space="preserve"> | Simple and clear navigation</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المظهر الفاتح والداكن</w:t>
      </w:r>
      <w:r w:rsidRPr="00B40123">
        <w:rPr>
          <w:rFonts w:asciiTheme="majorBidi" w:hAnsiTheme="majorBidi" w:cstheme="majorBidi"/>
          <w:b/>
          <w:bCs/>
          <w:color w:val="000000" w:themeColor="text1"/>
        </w:rPr>
        <w:t xml:space="preserve"> | Light and Dark Mode</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أخرى</w:t>
      </w:r>
      <w:r w:rsidRPr="00B40123">
        <w:rPr>
          <w:rFonts w:asciiTheme="majorBidi" w:hAnsiTheme="majorBidi" w:cstheme="majorBidi"/>
          <w:b/>
          <w:bCs/>
          <w:color w:val="000000" w:themeColor="text1"/>
        </w:rPr>
        <w:t xml:space="preserve"> | Other: ___________</w:t>
      </w:r>
    </w:p>
    <w:p w14:paraId="42E9FFF3"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D720A99">
          <v:rect id="_x0000_i1073" style="width:0;height:1.5pt" o:hrstd="t" o:hr="t" fillcolor="#a0a0a0" stroked="f"/>
        </w:pict>
      </w:r>
    </w:p>
    <w:p w14:paraId="260CF5E1"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2. </w:t>
      </w:r>
      <w:r w:rsidRPr="00B40123">
        <w:rPr>
          <w:rFonts w:asciiTheme="majorBidi" w:hAnsiTheme="majorBidi" w:cstheme="majorBidi"/>
          <w:b/>
          <w:bCs/>
          <w:color w:val="000000" w:themeColor="text1"/>
          <w:rtl/>
        </w:rPr>
        <w:t>كيف تفضل عرض خدمات مراكز الرعاية الصحية الأولية؟</w:t>
      </w:r>
      <w:r w:rsidRPr="00B40123">
        <w:rPr>
          <w:rFonts w:asciiTheme="majorBidi" w:hAnsiTheme="majorBidi" w:cstheme="majorBidi"/>
          <w:b/>
          <w:bCs/>
          <w:color w:val="000000" w:themeColor="text1"/>
        </w:rPr>
        <w:br/>
        <w:t>How would you prefer PHC services to be displayed?</w:t>
      </w:r>
    </w:p>
    <w:p w14:paraId="5A418218" w14:textId="77777777" w:rsidR="00B40123" w:rsidRPr="00B40123" w:rsidRDefault="00B40123" w:rsidP="001C4749">
      <w:pPr>
        <w:rPr>
          <w:rFonts w:asciiTheme="majorBidi" w:hAnsiTheme="majorBidi" w:cstheme="majorBidi"/>
          <w:b/>
          <w:bCs/>
          <w:color w:val="000000" w:themeColor="text1"/>
        </w:rPr>
      </w:pP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عرض شبكي على شكل بطاقات</w:t>
      </w:r>
      <w:r w:rsidRPr="00B40123">
        <w:rPr>
          <w:rFonts w:asciiTheme="majorBidi" w:hAnsiTheme="majorBidi" w:cstheme="majorBidi"/>
          <w:b/>
          <w:bCs/>
          <w:color w:val="000000" w:themeColor="text1"/>
        </w:rPr>
        <w:t xml:space="preserve"> | Grid view (cards)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عرض على شكل قائمة</w:t>
      </w:r>
      <w:r w:rsidRPr="00B40123">
        <w:rPr>
          <w:rFonts w:asciiTheme="majorBidi" w:hAnsiTheme="majorBidi" w:cstheme="majorBidi"/>
          <w:b/>
          <w:bCs/>
          <w:color w:val="000000" w:themeColor="text1"/>
        </w:rPr>
        <w:t xml:space="preserve"> | List view</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عرض الخدمات ضمن أقسام مصنفة</w:t>
      </w:r>
      <w:r w:rsidRPr="00B40123">
        <w:rPr>
          <w:rFonts w:asciiTheme="majorBidi" w:hAnsiTheme="majorBidi" w:cstheme="majorBidi"/>
          <w:b/>
          <w:bCs/>
          <w:color w:val="000000" w:themeColor="text1"/>
        </w:rPr>
        <w:t xml:space="preserve"> | Categorized sections</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عرض الخدمات الأكثر استخدامًا أولًا</w:t>
      </w:r>
      <w:r w:rsidRPr="00B40123">
        <w:rPr>
          <w:rFonts w:asciiTheme="majorBidi" w:hAnsiTheme="majorBidi" w:cstheme="majorBidi"/>
          <w:b/>
          <w:bCs/>
          <w:color w:val="000000" w:themeColor="text1"/>
        </w:rPr>
        <w:t xml:space="preserve"> | Frequently used services first</w:t>
      </w:r>
      <w:r w:rsidRPr="00B40123">
        <w:rPr>
          <w:rFonts w:asciiTheme="majorBidi" w:hAnsiTheme="majorBidi" w:cstheme="majorBidi"/>
          <w:b/>
          <w:bCs/>
          <w:color w:val="000000" w:themeColor="text1"/>
        </w:rPr>
        <w:br/>
      </w:r>
      <w:r w:rsidRPr="00B40123">
        <w:rPr>
          <w:rFonts w:ascii="Segoe UI Symbol" w:hAnsi="Segoe UI Symbol" w:cs="Segoe UI Symbol"/>
          <w:b/>
          <w:bCs/>
          <w:color w:val="000000" w:themeColor="text1"/>
        </w:rPr>
        <w:t>☐</w:t>
      </w:r>
      <w:r w:rsidRPr="00B40123">
        <w:rPr>
          <w:rFonts w:asciiTheme="majorBidi" w:hAnsiTheme="majorBidi" w:cstheme="majorBidi"/>
          <w:b/>
          <w:bCs/>
          <w:color w:val="000000" w:themeColor="text1"/>
        </w:rPr>
        <w:t xml:space="preserve"> </w:t>
      </w:r>
      <w:r w:rsidRPr="00B40123">
        <w:rPr>
          <w:rFonts w:asciiTheme="majorBidi" w:hAnsiTheme="majorBidi" w:cstheme="majorBidi"/>
          <w:b/>
          <w:bCs/>
          <w:color w:val="000000" w:themeColor="text1"/>
          <w:rtl/>
        </w:rPr>
        <w:t>اقتراحات مخصصة حسب احتياجات المستخدم</w:t>
      </w:r>
      <w:r w:rsidRPr="00B40123">
        <w:rPr>
          <w:rFonts w:asciiTheme="majorBidi" w:hAnsiTheme="majorBidi" w:cstheme="majorBidi"/>
          <w:b/>
          <w:bCs/>
          <w:color w:val="000000" w:themeColor="text1"/>
        </w:rPr>
        <w:t xml:space="preserve"> | Personalized recommendations</w:t>
      </w:r>
    </w:p>
    <w:p w14:paraId="1E28A5E4"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3B0D53FE">
          <v:rect id="_x0000_i1074" style="width:0;height:1.5pt" o:hrstd="t" o:hr="t" fillcolor="#a0a0a0" stroked="f"/>
        </w:pict>
      </w:r>
    </w:p>
    <w:p w14:paraId="1870E722"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3. </w:t>
      </w:r>
      <w:r w:rsidRPr="00B40123">
        <w:rPr>
          <w:rFonts w:asciiTheme="majorBidi" w:hAnsiTheme="majorBidi" w:cstheme="majorBidi"/>
          <w:b/>
          <w:bCs/>
          <w:color w:val="000000" w:themeColor="text1"/>
          <w:rtl/>
        </w:rPr>
        <w:t>أجد أن حجم النص، ومستوى التباين، وطريقة التنقل في المنصات الإلكترونية الحالية لمراكز الرعاية الصحية الأولية مناسبة وسهلة الاستخدام</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The text size, contrast, and navigation in the current PHC digital platforms are easy for me to use.</w:t>
      </w:r>
    </w:p>
    <w:p w14:paraId="3E5FCBE2"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صعب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سهل</w:t>
      </w:r>
    </w:p>
    <w:p w14:paraId="7C1D7058"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095C0AE6">
          <v:rect id="_x0000_i1075" style="width:0;height:1.5pt" o:hrstd="t" o:hr="t" fillcolor="#a0a0a0" stroked="f"/>
        </w:pict>
      </w:r>
    </w:p>
    <w:p w14:paraId="106BD89B"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4. </w:t>
      </w:r>
      <w:r w:rsidRPr="00B40123">
        <w:rPr>
          <w:rFonts w:asciiTheme="majorBidi" w:hAnsiTheme="majorBidi" w:cstheme="majorBidi"/>
          <w:b/>
          <w:bCs/>
          <w:color w:val="000000" w:themeColor="text1"/>
          <w:rtl/>
        </w:rPr>
        <w:t>أجد أن تصميم المنصات الإلكترونية الحالية لمراكز الرعاية الصحية الأولية سهل الاستخدام</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I find the design of the current PHC digital platforms easy to use.</w:t>
      </w:r>
    </w:p>
    <w:p w14:paraId="146176DF"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tl/>
        </w:rPr>
        <w:t xml:space="preserve">صعب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1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2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3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4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5 </w:t>
      </w:r>
      <w:r w:rsidRPr="00B40123">
        <w:rPr>
          <w:rFonts w:ascii="Segoe UI Symbol" w:hAnsi="Segoe UI Symbol" w:cs="Segoe UI Symbol" w:hint="cs"/>
          <w:b/>
          <w:bCs/>
          <w:color w:val="000000" w:themeColor="text1"/>
          <w:rtl/>
        </w:rPr>
        <w:t>☐</w:t>
      </w:r>
      <w:r w:rsidRPr="00B40123">
        <w:rPr>
          <w:rFonts w:asciiTheme="majorBidi" w:hAnsiTheme="majorBidi" w:cstheme="majorBidi"/>
          <w:b/>
          <w:bCs/>
          <w:color w:val="000000" w:themeColor="text1"/>
          <w:rtl/>
        </w:rPr>
        <w:t xml:space="preserve"> سهل</w:t>
      </w:r>
    </w:p>
    <w:p w14:paraId="7A1A0434"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2B1AC1F1">
          <v:rect id="_x0000_i1076" style="width:0;height:1.5pt" o:hrstd="t" o:hr="t" fillcolor="#a0a0a0" stroked="f"/>
        </w:pict>
      </w:r>
    </w:p>
    <w:p w14:paraId="143BAED6" w14:textId="34ECEC26" w:rsidR="00B40123" w:rsidRPr="00B44837" w:rsidRDefault="00B40123" w:rsidP="001C4749">
      <w:pPr>
        <w:rPr>
          <w:rFonts w:asciiTheme="majorBidi" w:hAnsiTheme="majorBidi" w:cstheme="majorBidi"/>
          <w:b/>
          <w:bCs/>
          <w:i/>
          <w:iCs/>
          <w:color w:val="000000" w:themeColor="text1"/>
        </w:rPr>
      </w:pPr>
      <w:r w:rsidRPr="00B44837">
        <w:rPr>
          <w:rFonts w:asciiTheme="majorBidi" w:hAnsiTheme="majorBidi" w:cstheme="majorBidi"/>
          <w:b/>
          <w:bCs/>
          <w:i/>
          <w:iCs/>
          <w:color w:val="000000" w:themeColor="text1"/>
        </w:rPr>
        <w:t>Section 4: Open-Ended Questions</w:t>
      </w:r>
      <w:r w:rsidR="009D2042">
        <w:rPr>
          <w:rFonts w:asciiTheme="majorBidi" w:hAnsiTheme="majorBidi" w:cstheme="majorBidi"/>
          <w:b/>
          <w:bCs/>
          <w:i/>
          <w:iCs/>
          <w:color w:val="000000" w:themeColor="text1"/>
        </w:rPr>
        <w:t xml:space="preserve"> | </w:t>
      </w:r>
      <w:r w:rsidR="009D2042" w:rsidRPr="00B44837">
        <w:rPr>
          <w:rFonts w:asciiTheme="majorBidi" w:hAnsiTheme="majorBidi" w:cstheme="majorBidi"/>
          <w:b/>
          <w:bCs/>
          <w:i/>
          <w:iCs/>
          <w:color w:val="000000" w:themeColor="text1"/>
          <w:rtl/>
        </w:rPr>
        <w:t>القسم الرابع: الأسئلة المفتوحة</w:t>
      </w:r>
    </w:p>
    <w:p w14:paraId="50AEF6CC"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3C8F10B8">
          <v:rect id="_x0000_i1077" style="width:0;height:1.5pt" o:hrstd="t" o:hr="t" fillcolor="#a0a0a0" stroked="f"/>
        </w:pict>
      </w:r>
    </w:p>
    <w:p w14:paraId="633ECCA5"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1. </w:t>
      </w:r>
      <w:r w:rsidRPr="00B40123">
        <w:rPr>
          <w:rFonts w:asciiTheme="majorBidi" w:hAnsiTheme="majorBidi" w:cstheme="majorBidi"/>
          <w:b/>
          <w:bCs/>
          <w:color w:val="000000" w:themeColor="text1"/>
          <w:rtl/>
        </w:rPr>
        <w:t>ما هو أكثر شيء مزعج بالنسبة لك عند استخدام الخدمات الإلكترونية لمراكز الرعاية الصحية الأولية حاليًا؟</w:t>
      </w:r>
      <w:r w:rsidRPr="00B40123">
        <w:rPr>
          <w:rFonts w:asciiTheme="majorBidi" w:hAnsiTheme="majorBidi" w:cstheme="majorBidi"/>
          <w:b/>
          <w:bCs/>
          <w:color w:val="000000" w:themeColor="text1"/>
        </w:rPr>
        <w:br/>
        <w:t>What is the most frustrating aspect of using PHC e-services today?</w:t>
      </w:r>
    </w:p>
    <w:p w14:paraId="7B3DBC4A"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lastRenderedPageBreak/>
        <w:t>..............................................................................</w:t>
      </w:r>
    </w:p>
    <w:p w14:paraId="22314CB9"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57813856">
          <v:rect id="_x0000_i1078" style="width:0;height:1.5pt" o:hrstd="t" o:hr="t" fillcolor="#a0a0a0" stroked="f"/>
        </w:pict>
      </w:r>
    </w:p>
    <w:p w14:paraId="58591C3D"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2. </w:t>
      </w:r>
      <w:r w:rsidRPr="00B40123">
        <w:rPr>
          <w:rFonts w:asciiTheme="majorBidi" w:hAnsiTheme="majorBidi" w:cstheme="majorBidi"/>
          <w:b/>
          <w:bCs/>
          <w:color w:val="000000" w:themeColor="text1"/>
          <w:rtl/>
        </w:rPr>
        <w:t>هل توجد أي ميزات أو وظائف في الخدمات الإلكترونية لمراكز الرعاية الصحية الأولية ترغب في إضافتها أو إزالتها أو تحسينها؟ يرجى التوضيح</w:t>
      </w:r>
      <w:r w:rsidRPr="00B40123">
        <w:rPr>
          <w:rFonts w:asciiTheme="majorBidi" w:hAnsiTheme="majorBidi" w:cstheme="majorBidi"/>
          <w:b/>
          <w:bCs/>
          <w:color w:val="000000" w:themeColor="text1"/>
        </w:rPr>
        <w:t>.</w:t>
      </w:r>
      <w:r w:rsidRPr="00B40123">
        <w:rPr>
          <w:rFonts w:asciiTheme="majorBidi" w:hAnsiTheme="majorBidi" w:cstheme="majorBidi"/>
          <w:b/>
          <w:bCs/>
          <w:color w:val="000000" w:themeColor="text1"/>
        </w:rPr>
        <w:br/>
        <w:t>Are there any features you would like to add, remove, or improve in PHC digital services? Please specify.</w:t>
      </w:r>
    </w:p>
    <w:p w14:paraId="57BDE417" w14:textId="77777777" w:rsidR="00B40123" w:rsidRPr="00B40123" w:rsidRDefault="00000000" w:rsidP="001C4749">
      <w:pPr>
        <w:rPr>
          <w:rFonts w:asciiTheme="majorBidi" w:hAnsiTheme="majorBidi" w:cstheme="majorBidi"/>
          <w:b/>
          <w:bCs/>
          <w:color w:val="000000" w:themeColor="text1"/>
        </w:rPr>
      </w:pPr>
      <w:r>
        <w:rPr>
          <w:rFonts w:asciiTheme="majorBidi" w:hAnsiTheme="majorBidi" w:cstheme="majorBidi"/>
          <w:b/>
          <w:bCs/>
          <w:color w:val="000000" w:themeColor="text1"/>
        </w:rPr>
        <w:pict w14:anchorId="135B1EC0">
          <v:rect id="_x0000_i1079" style="width:0;height:1.5pt" o:hrstd="t" o:hr="t" fillcolor="#a0a0a0" stroked="f"/>
        </w:pict>
      </w:r>
    </w:p>
    <w:p w14:paraId="2AE4219F"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 xml:space="preserve">3. </w:t>
      </w:r>
      <w:r w:rsidRPr="00B40123">
        <w:rPr>
          <w:rFonts w:asciiTheme="majorBidi" w:hAnsiTheme="majorBidi" w:cstheme="majorBidi"/>
          <w:b/>
          <w:bCs/>
          <w:color w:val="000000" w:themeColor="text1"/>
          <w:rtl/>
        </w:rPr>
        <w:t>هل لديك أي ملاحظات أو اقتراحات إضافية؟</w:t>
      </w:r>
      <w:r w:rsidRPr="00B40123">
        <w:rPr>
          <w:rFonts w:asciiTheme="majorBidi" w:hAnsiTheme="majorBidi" w:cstheme="majorBidi"/>
          <w:b/>
          <w:bCs/>
          <w:color w:val="000000" w:themeColor="text1"/>
        </w:rPr>
        <w:br/>
        <w:t>Do you have any additional comments or suggestions?</w:t>
      </w:r>
    </w:p>
    <w:p w14:paraId="0CEA8D62" w14:textId="77777777" w:rsidR="00B40123" w:rsidRPr="00B40123" w:rsidRDefault="00B40123" w:rsidP="001C4749">
      <w:pPr>
        <w:rPr>
          <w:rFonts w:asciiTheme="majorBidi" w:hAnsiTheme="majorBidi" w:cstheme="majorBidi"/>
          <w:b/>
          <w:bCs/>
          <w:color w:val="000000" w:themeColor="text1"/>
        </w:rPr>
      </w:pPr>
      <w:r w:rsidRPr="00B40123">
        <w:rPr>
          <w:rFonts w:asciiTheme="majorBidi" w:hAnsiTheme="majorBidi" w:cstheme="majorBidi"/>
          <w:b/>
          <w:bCs/>
          <w:color w:val="000000" w:themeColor="text1"/>
        </w:rPr>
        <w:t>..............................................................................</w:t>
      </w:r>
    </w:p>
    <w:p w14:paraId="5001A9CD" w14:textId="77777777" w:rsidR="00B40123" w:rsidRDefault="00B40123" w:rsidP="001C4749">
      <w:pPr>
        <w:rPr>
          <w:b/>
          <w:bCs/>
          <w:color w:val="000000" w:themeColor="text1"/>
        </w:rPr>
      </w:pPr>
    </w:p>
    <w:p w14:paraId="505B8D68" w14:textId="3323D4F5" w:rsidR="00AA2682" w:rsidRDefault="00AA2682" w:rsidP="001C4749">
      <w:pPr>
        <w:rPr>
          <w:b/>
          <w:bCs/>
          <w:color w:val="000000" w:themeColor="text1"/>
        </w:rPr>
      </w:pPr>
    </w:p>
    <w:sectPr w:rsidR="00AA2682" w:rsidSect="00A06BF3">
      <w:headerReference w:type="default" r:id="rId66"/>
      <w:footerReference w:type="default" r:id="rId67"/>
      <w:pgSz w:w="11906" w:h="16838"/>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32E5" w14:textId="77777777" w:rsidR="00234652" w:rsidRDefault="00234652">
      <w:r>
        <w:separator/>
      </w:r>
    </w:p>
  </w:endnote>
  <w:endnote w:type="continuationSeparator" w:id="0">
    <w:p w14:paraId="28569D1A" w14:textId="77777777" w:rsidR="00234652" w:rsidRDefault="00234652">
      <w:r>
        <w:continuationSeparator/>
      </w:r>
    </w:p>
  </w:endnote>
  <w:endnote w:type="continuationNotice" w:id="1">
    <w:p w14:paraId="29CB3439" w14:textId="77777777" w:rsidR="00234652" w:rsidRDefault="002346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76ED" w14:textId="77777777" w:rsidR="00030D33" w:rsidRDefault="00030D33">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E7A1" w14:textId="77777777" w:rsidR="00234652" w:rsidRDefault="00234652">
      <w:r>
        <w:separator/>
      </w:r>
    </w:p>
  </w:footnote>
  <w:footnote w:type="continuationSeparator" w:id="0">
    <w:p w14:paraId="170EBC42" w14:textId="77777777" w:rsidR="00234652" w:rsidRDefault="00234652">
      <w:r>
        <w:continuationSeparator/>
      </w:r>
    </w:p>
  </w:footnote>
  <w:footnote w:type="continuationNotice" w:id="1">
    <w:p w14:paraId="0B5F773F" w14:textId="77777777" w:rsidR="00234652" w:rsidRDefault="002346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216B" w14:textId="77777777" w:rsidR="00030D33" w:rsidRDefault="00030D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91F"/>
    <w:multiLevelType w:val="hybridMultilevel"/>
    <w:tmpl w:val="54DCE51C"/>
    <w:lvl w:ilvl="0" w:tplc="E426055E">
      <w:start w:val="1"/>
      <w:numFmt w:val="decimal"/>
      <w:lvlText w:val="%1."/>
      <w:lvlJc w:val="left"/>
      <w:pPr>
        <w:ind w:left="3510" w:hanging="360"/>
      </w:pPr>
    </w:lvl>
    <w:lvl w:ilvl="1" w:tplc="53A098E4">
      <w:numFmt w:val="decimal"/>
      <w:lvlText w:val=""/>
      <w:lvlJc w:val="left"/>
    </w:lvl>
    <w:lvl w:ilvl="2" w:tplc="CF42C8F6">
      <w:numFmt w:val="decimal"/>
      <w:lvlText w:val=""/>
      <w:lvlJc w:val="left"/>
    </w:lvl>
    <w:lvl w:ilvl="3" w:tplc="1220B65A">
      <w:numFmt w:val="decimal"/>
      <w:lvlText w:val=""/>
      <w:lvlJc w:val="left"/>
    </w:lvl>
    <w:lvl w:ilvl="4" w:tplc="46DA8334">
      <w:numFmt w:val="decimal"/>
      <w:lvlText w:val=""/>
      <w:lvlJc w:val="left"/>
    </w:lvl>
    <w:lvl w:ilvl="5" w:tplc="FC18C23C">
      <w:numFmt w:val="decimal"/>
      <w:lvlText w:val=""/>
      <w:lvlJc w:val="left"/>
    </w:lvl>
    <w:lvl w:ilvl="6" w:tplc="0C86DF1E">
      <w:numFmt w:val="decimal"/>
      <w:lvlText w:val=""/>
      <w:lvlJc w:val="left"/>
    </w:lvl>
    <w:lvl w:ilvl="7" w:tplc="452C11B6">
      <w:numFmt w:val="decimal"/>
      <w:lvlText w:val=""/>
      <w:lvlJc w:val="left"/>
    </w:lvl>
    <w:lvl w:ilvl="8" w:tplc="BB8C5990">
      <w:numFmt w:val="decimal"/>
      <w:lvlText w:val=""/>
      <w:lvlJc w:val="left"/>
    </w:lvl>
  </w:abstractNum>
  <w:abstractNum w:abstractNumId="1" w15:restartNumberingAfterBreak="0">
    <w:nsid w:val="0726735E"/>
    <w:multiLevelType w:val="hybridMultilevel"/>
    <w:tmpl w:val="6E0C435A"/>
    <w:lvl w:ilvl="0" w:tplc="695C76C2">
      <w:start w:val="1"/>
      <w:numFmt w:val="decimal"/>
      <w:lvlText w:val="%1."/>
      <w:lvlJc w:val="left"/>
      <w:pPr>
        <w:ind w:left="720" w:hanging="360"/>
      </w:pPr>
    </w:lvl>
    <w:lvl w:ilvl="1" w:tplc="744E46DC">
      <w:numFmt w:val="decimal"/>
      <w:lvlText w:val=""/>
      <w:lvlJc w:val="left"/>
    </w:lvl>
    <w:lvl w:ilvl="2" w:tplc="D1D09F98">
      <w:numFmt w:val="decimal"/>
      <w:lvlText w:val=""/>
      <w:lvlJc w:val="left"/>
    </w:lvl>
    <w:lvl w:ilvl="3" w:tplc="2EC0EEB2">
      <w:numFmt w:val="decimal"/>
      <w:lvlText w:val=""/>
      <w:lvlJc w:val="left"/>
    </w:lvl>
    <w:lvl w:ilvl="4" w:tplc="B2ECB372">
      <w:numFmt w:val="decimal"/>
      <w:lvlText w:val=""/>
      <w:lvlJc w:val="left"/>
    </w:lvl>
    <w:lvl w:ilvl="5" w:tplc="CDC6B796">
      <w:numFmt w:val="decimal"/>
      <w:lvlText w:val=""/>
      <w:lvlJc w:val="left"/>
    </w:lvl>
    <w:lvl w:ilvl="6" w:tplc="A874FB56">
      <w:numFmt w:val="decimal"/>
      <w:lvlText w:val=""/>
      <w:lvlJc w:val="left"/>
    </w:lvl>
    <w:lvl w:ilvl="7" w:tplc="C1AA0890">
      <w:numFmt w:val="decimal"/>
      <w:lvlText w:val=""/>
      <w:lvlJc w:val="left"/>
    </w:lvl>
    <w:lvl w:ilvl="8" w:tplc="F88820FE">
      <w:numFmt w:val="decimal"/>
      <w:lvlText w:val=""/>
      <w:lvlJc w:val="left"/>
    </w:lvl>
  </w:abstractNum>
  <w:abstractNum w:abstractNumId="2" w15:restartNumberingAfterBreak="0">
    <w:nsid w:val="0B12760D"/>
    <w:multiLevelType w:val="hybridMultilevel"/>
    <w:tmpl w:val="619E707A"/>
    <w:lvl w:ilvl="0" w:tplc="8872DF84">
      <w:start w:val="1"/>
      <w:numFmt w:val="decimal"/>
      <w:lvlText w:val="%1."/>
      <w:lvlJc w:val="left"/>
      <w:pPr>
        <w:ind w:left="720" w:hanging="360"/>
      </w:pPr>
    </w:lvl>
    <w:lvl w:ilvl="1" w:tplc="7C1A6416">
      <w:numFmt w:val="decimal"/>
      <w:lvlText w:val=""/>
      <w:lvlJc w:val="left"/>
    </w:lvl>
    <w:lvl w:ilvl="2" w:tplc="32228FD2">
      <w:numFmt w:val="decimal"/>
      <w:lvlText w:val=""/>
      <w:lvlJc w:val="left"/>
    </w:lvl>
    <w:lvl w:ilvl="3" w:tplc="02280096">
      <w:numFmt w:val="decimal"/>
      <w:lvlText w:val=""/>
      <w:lvlJc w:val="left"/>
    </w:lvl>
    <w:lvl w:ilvl="4" w:tplc="F6166374">
      <w:numFmt w:val="decimal"/>
      <w:lvlText w:val=""/>
      <w:lvlJc w:val="left"/>
    </w:lvl>
    <w:lvl w:ilvl="5" w:tplc="BD38C41A">
      <w:numFmt w:val="decimal"/>
      <w:lvlText w:val=""/>
      <w:lvlJc w:val="left"/>
    </w:lvl>
    <w:lvl w:ilvl="6" w:tplc="D4BCB702">
      <w:numFmt w:val="decimal"/>
      <w:lvlText w:val=""/>
      <w:lvlJc w:val="left"/>
    </w:lvl>
    <w:lvl w:ilvl="7" w:tplc="602004C8">
      <w:numFmt w:val="decimal"/>
      <w:lvlText w:val=""/>
      <w:lvlJc w:val="left"/>
    </w:lvl>
    <w:lvl w:ilvl="8" w:tplc="BDB2DF72">
      <w:numFmt w:val="decimal"/>
      <w:lvlText w:val=""/>
      <w:lvlJc w:val="left"/>
    </w:lvl>
  </w:abstractNum>
  <w:abstractNum w:abstractNumId="3" w15:restartNumberingAfterBreak="0">
    <w:nsid w:val="0B560F05"/>
    <w:multiLevelType w:val="hybridMultilevel"/>
    <w:tmpl w:val="E98C1C96"/>
    <w:lvl w:ilvl="0" w:tplc="1EA03CF2">
      <w:start w:val="1"/>
      <w:numFmt w:val="decimal"/>
      <w:lvlText w:val="%1."/>
      <w:lvlJc w:val="left"/>
      <w:pPr>
        <w:ind w:left="720" w:hanging="360"/>
      </w:pPr>
    </w:lvl>
    <w:lvl w:ilvl="1" w:tplc="9CA84920">
      <w:numFmt w:val="decimal"/>
      <w:lvlText w:val=""/>
      <w:lvlJc w:val="left"/>
    </w:lvl>
    <w:lvl w:ilvl="2" w:tplc="E82A27EC">
      <w:numFmt w:val="decimal"/>
      <w:lvlText w:val=""/>
      <w:lvlJc w:val="left"/>
    </w:lvl>
    <w:lvl w:ilvl="3" w:tplc="01BCD55A">
      <w:numFmt w:val="decimal"/>
      <w:lvlText w:val=""/>
      <w:lvlJc w:val="left"/>
    </w:lvl>
    <w:lvl w:ilvl="4" w:tplc="5A749EBE">
      <w:numFmt w:val="decimal"/>
      <w:lvlText w:val=""/>
      <w:lvlJc w:val="left"/>
    </w:lvl>
    <w:lvl w:ilvl="5" w:tplc="69E62650">
      <w:numFmt w:val="decimal"/>
      <w:lvlText w:val=""/>
      <w:lvlJc w:val="left"/>
    </w:lvl>
    <w:lvl w:ilvl="6" w:tplc="1A8A830C">
      <w:numFmt w:val="decimal"/>
      <w:lvlText w:val=""/>
      <w:lvlJc w:val="left"/>
    </w:lvl>
    <w:lvl w:ilvl="7" w:tplc="CEECD17A">
      <w:numFmt w:val="decimal"/>
      <w:lvlText w:val=""/>
      <w:lvlJc w:val="left"/>
    </w:lvl>
    <w:lvl w:ilvl="8" w:tplc="C5340814">
      <w:numFmt w:val="decimal"/>
      <w:lvlText w:val=""/>
      <w:lvlJc w:val="left"/>
    </w:lvl>
  </w:abstractNum>
  <w:abstractNum w:abstractNumId="4" w15:restartNumberingAfterBreak="0">
    <w:nsid w:val="0F2775A9"/>
    <w:multiLevelType w:val="hybridMultilevel"/>
    <w:tmpl w:val="5E28B21E"/>
    <w:lvl w:ilvl="0" w:tplc="B004138A">
      <w:start w:val="1"/>
      <w:numFmt w:val="decimal"/>
      <w:lvlText w:val="%1."/>
      <w:lvlJc w:val="left"/>
      <w:pPr>
        <w:ind w:left="720" w:hanging="360"/>
      </w:pPr>
    </w:lvl>
    <w:lvl w:ilvl="1" w:tplc="06DA3B2E">
      <w:numFmt w:val="decimal"/>
      <w:lvlText w:val=""/>
      <w:lvlJc w:val="left"/>
    </w:lvl>
    <w:lvl w:ilvl="2" w:tplc="D12E81EA">
      <w:numFmt w:val="decimal"/>
      <w:lvlText w:val=""/>
      <w:lvlJc w:val="left"/>
    </w:lvl>
    <w:lvl w:ilvl="3" w:tplc="72A8F4A4">
      <w:numFmt w:val="decimal"/>
      <w:lvlText w:val=""/>
      <w:lvlJc w:val="left"/>
    </w:lvl>
    <w:lvl w:ilvl="4" w:tplc="DC4E59E8">
      <w:numFmt w:val="decimal"/>
      <w:lvlText w:val=""/>
      <w:lvlJc w:val="left"/>
    </w:lvl>
    <w:lvl w:ilvl="5" w:tplc="A38E24C2">
      <w:numFmt w:val="decimal"/>
      <w:lvlText w:val=""/>
      <w:lvlJc w:val="left"/>
    </w:lvl>
    <w:lvl w:ilvl="6" w:tplc="6D523C0E">
      <w:numFmt w:val="decimal"/>
      <w:lvlText w:val=""/>
      <w:lvlJc w:val="left"/>
    </w:lvl>
    <w:lvl w:ilvl="7" w:tplc="55C859C6">
      <w:numFmt w:val="decimal"/>
      <w:lvlText w:val=""/>
      <w:lvlJc w:val="left"/>
    </w:lvl>
    <w:lvl w:ilvl="8" w:tplc="5C14E0A2">
      <w:numFmt w:val="decimal"/>
      <w:lvlText w:val=""/>
      <w:lvlJc w:val="left"/>
    </w:lvl>
  </w:abstractNum>
  <w:abstractNum w:abstractNumId="5" w15:restartNumberingAfterBreak="0">
    <w:nsid w:val="126307F6"/>
    <w:multiLevelType w:val="hybridMultilevel"/>
    <w:tmpl w:val="3A426FC8"/>
    <w:lvl w:ilvl="0" w:tplc="D54431F8">
      <w:start w:val="1"/>
      <w:numFmt w:val="decimal"/>
      <w:lvlText w:val="%1."/>
      <w:lvlJc w:val="left"/>
      <w:pPr>
        <w:ind w:left="720" w:hanging="360"/>
      </w:pPr>
    </w:lvl>
    <w:lvl w:ilvl="1" w:tplc="450898CA">
      <w:numFmt w:val="decimal"/>
      <w:lvlText w:val=""/>
      <w:lvlJc w:val="left"/>
    </w:lvl>
    <w:lvl w:ilvl="2" w:tplc="F9303C4C">
      <w:numFmt w:val="decimal"/>
      <w:lvlText w:val=""/>
      <w:lvlJc w:val="left"/>
    </w:lvl>
    <w:lvl w:ilvl="3" w:tplc="A91AC936">
      <w:numFmt w:val="decimal"/>
      <w:lvlText w:val=""/>
      <w:lvlJc w:val="left"/>
    </w:lvl>
    <w:lvl w:ilvl="4" w:tplc="A2B22C7C">
      <w:numFmt w:val="decimal"/>
      <w:lvlText w:val=""/>
      <w:lvlJc w:val="left"/>
    </w:lvl>
    <w:lvl w:ilvl="5" w:tplc="E0E41B20">
      <w:numFmt w:val="decimal"/>
      <w:lvlText w:val=""/>
      <w:lvlJc w:val="left"/>
    </w:lvl>
    <w:lvl w:ilvl="6" w:tplc="F1A633C6">
      <w:numFmt w:val="decimal"/>
      <w:lvlText w:val=""/>
      <w:lvlJc w:val="left"/>
    </w:lvl>
    <w:lvl w:ilvl="7" w:tplc="90FEF048">
      <w:numFmt w:val="decimal"/>
      <w:lvlText w:val=""/>
      <w:lvlJc w:val="left"/>
    </w:lvl>
    <w:lvl w:ilvl="8" w:tplc="86828904">
      <w:numFmt w:val="decimal"/>
      <w:lvlText w:val=""/>
      <w:lvlJc w:val="left"/>
    </w:lvl>
  </w:abstractNum>
  <w:abstractNum w:abstractNumId="6" w15:restartNumberingAfterBreak="0">
    <w:nsid w:val="17572596"/>
    <w:multiLevelType w:val="hybridMultilevel"/>
    <w:tmpl w:val="6BA65AC0"/>
    <w:lvl w:ilvl="0" w:tplc="E834CA8E">
      <w:start w:val="1"/>
      <w:numFmt w:val="decimal"/>
      <w:lvlText w:val="%1."/>
      <w:lvlJc w:val="left"/>
      <w:pPr>
        <w:ind w:left="720" w:hanging="360"/>
      </w:pPr>
    </w:lvl>
    <w:lvl w:ilvl="1" w:tplc="21FC40B6">
      <w:numFmt w:val="decimal"/>
      <w:lvlText w:val=""/>
      <w:lvlJc w:val="left"/>
    </w:lvl>
    <w:lvl w:ilvl="2" w:tplc="DAF0C7B4">
      <w:numFmt w:val="decimal"/>
      <w:lvlText w:val=""/>
      <w:lvlJc w:val="left"/>
    </w:lvl>
    <w:lvl w:ilvl="3" w:tplc="F918B40E">
      <w:numFmt w:val="decimal"/>
      <w:lvlText w:val=""/>
      <w:lvlJc w:val="left"/>
    </w:lvl>
    <w:lvl w:ilvl="4" w:tplc="F328FA42">
      <w:numFmt w:val="decimal"/>
      <w:lvlText w:val=""/>
      <w:lvlJc w:val="left"/>
    </w:lvl>
    <w:lvl w:ilvl="5" w:tplc="50EE402A">
      <w:numFmt w:val="decimal"/>
      <w:lvlText w:val=""/>
      <w:lvlJc w:val="left"/>
    </w:lvl>
    <w:lvl w:ilvl="6" w:tplc="E3CA72C0">
      <w:numFmt w:val="decimal"/>
      <w:lvlText w:val=""/>
      <w:lvlJc w:val="left"/>
    </w:lvl>
    <w:lvl w:ilvl="7" w:tplc="AA343108">
      <w:numFmt w:val="decimal"/>
      <w:lvlText w:val=""/>
      <w:lvlJc w:val="left"/>
    </w:lvl>
    <w:lvl w:ilvl="8" w:tplc="68364C86">
      <w:numFmt w:val="decimal"/>
      <w:lvlText w:val=""/>
      <w:lvlJc w:val="left"/>
    </w:lvl>
  </w:abstractNum>
  <w:abstractNum w:abstractNumId="7" w15:restartNumberingAfterBreak="0">
    <w:nsid w:val="18936FCE"/>
    <w:multiLevelType w:val="hybridMultilevel"/>
    <w:tmpl w:val="205CB624"/>
    <w:lvl w:ilvl="0" w:tplc="0688F4C8">
      <w:start w:val="1"/>
      <w:numFmt w:val="decimal"/>
      <w:lvlText w:val="%1."/>
      <w:lvlJc w:val="left"/>
      <w:pPr>
        <w:ind w:left="720" w:hanging="360"/>
      </w:pPr>
    </w:lvl>
    <w:lvl w:ilvl="1" w:tplc="4D181D38">
      <w:numFmt w:val="decimal"/>
      <w:lvlText w:val=""/>
      <w:lvlJc w:val="left"/>
    </w:lvl>
    <w:lvl w:ilvl="2" w:tplc="3A2C1960">
      <w:numFmt w:val="decimal"/>
      <w:lvlText w:val=""/>
      <w:lvlJc w:val="left"/>
    </w:lvl>
    <w:lvl w:ilvl="3" w:tplc="D688B3A0">
      <w:numFmt w:val="decimal"/>
      <w:lvlText w:val=""/>
      <w:lvlJc w:val="left"/>
    </w:lvl>
    <w:lvl w:ilvl="4" w:tplc="6F24511E">
      <w:numFmt w:val="decimal"/>
      <w:lvlText w:val=""/>
      <w:lvlJc w:val="left"/>
    </w:lvl>
    <w:lvl w:ilvl="5" w:tplc="6A025A3C">
      <w:numFmt w:val="decimal"/>
      <w:lvlText w:val=""/>
      <w:lvlJc w:val="left"/>
    </w:lvl>
    <w:lvl w:ilvl="6" w:tplc="07DE10B6">
      <w:numFmt w:val="decimal"/>
      <w:lvlText w:val=""/>
      <w:lvlJc w:val="left"/>
    </w:lvl>
    <w:lvl w:ilvl="7" w:tplc="84E02640">
      <w:numFmt w:val="decimal"/>
      <w:lvlText w:val=""/>
      <w:lvlJc w:val="left"/>
    </w:lvl>
    <w:lvl w:ilvl="8" w:tplc="EB5A5F4A">
      <w:numFmt w:val="decimal"/>
      <w:lvlText w:val=""/>
      <w:lvlJc w:val="left"/>
    </w:lvl>
  </w:abstractNum>
  <w:abstractNum w:abstractNumId="8" w15:restartNumberingAfterBreak="0">
    <w:nsid w:val="1DD05C89"/>
    <w:multiLevelType w:val="multilevel"/>
    <w:tmpl w:val="B10805A8"/>
    <w:lvl w:ilvl="0">
      <w:start w:val="3"/>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3"/>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0D70F40"/>
    <w:multiLevelType w:val="hybridMultilevel"/>
    <w:tmpl w:val="97FAF278"/>
    <w:lvl w:ilvl="0" w:tplc="65386EB6">
      <w:start w:val="1"/>
      <w:numFmt w:val="decimal"/>
      <w:lvlText w:val="%1."/>
      <w:lvlJc w:val="left"/>
      <w:pPr>
        <w:ind w:left="720" w:hanging="360"/>
      </w:pPr>
    </w:lvl>
    <w:lvl w:ilvl="1" w:tplc="D068D6B6">
      <w:numFmt w:val="decimal"/>
      <w:lvlText w:val=""/>
      <w:lvlJc w:val="left"/>
    </w:lvl>
    <w:lvl w:ilvl="2" w:tplc="908A602A">
      <w:numFmt w:val="decimal"/>
      <w:lvlText w:val=""/>
      <w:lvlJc w:val="left"/>
    </w:lvl>
    <w:lvl w:ilvl="3" w:tplc="9932C2DC">
      <w:numFmt w:val="decimal"/>
      <w:lvlText w:val=""/>
      <w:lvlJc w:val="left"/>
    </w:lvl>
    <w:lvl w:ilvl="4" w:tplc="0CD466C6">
      <w:numFmt w:val="decimal"/>
      <w:lvlText w:val=""/>
      <w:lvlJc w:val="left"/>
    </w:lvl>
    <w:lvl w:ilvl="5" w:tplc="1F72C080">
      <w:numFmt w:val="decimal"/>
      <w:lvlText w:val=""/>
      <w:lvlJc w:val="left"/>
    </w:lvl>
    <w:lvl w:ilvl="6" w:tplc="74FC4E7A">
      <w:numFmt w:val="decimal"/>
      <w:lvlText w:val=""/>
      <w:lvlJc w:val="left"/>
    </w:lvl>
    <w:lvl w:ilvl="7" w:tplc="2A9E5B70">
      <w:numFmt w:val="decimal"/>
      <w:lvlText w:val=""/>
      <w:lvlJc w:val="left"/>
    </w:lvl>
    <w:lvl w:ilvl="8" w:tplc="3D369EF2">
      <w:numFmt w:val="decimal"/>
      <w:lvlText w:val=""/>
      <w:lvlJc w:val="left"/>
    </w:lvl>
  </w:abstractNum>
  <w:abstractNum w:abstractNumId="10" w15:restartNumberingAfterBreak="0">
    <w:nsid w:val="276C1413"/>
    <w:multiLevelType w:val="hybridMultilevel"/>
    <w:tmpl w:val="7DB4E5C4"/>
    <w:lvl w:ilvl="0" w:tplc="31120D34">
      <w:start w:val="1"/>
      <w:numFmt w:val="decimal"/>
      <w:lvlText w:val="%1."/>
      <w:lvlJc w:val="left"/>
      <w:pPr>
        <w:ind w:left="720" w:hanging="360"/>
      </w:pPr>
    </w:lvl>
    <w:lvl w:ilvl="1" w:tplc="E56AA42A">
      <w:numFmt w:val="decimal"/>
      <w:lvlText w:val=""/>
      <w:lvlJc w:val="left"/>
    </w:lvl>
    <w:lvl w:ilvl="2" w:tplc="918AE262">
      <w:numFmt w:val="decimal"/>
      <w:lvlText w:val=""/>
      <w:lvlJc w:val="left"/>
    </w:lvl>
    <w:lvl w:ilvl="3" w:tplc="8CFE671E">
      <w:numFmt w:val="decimal"/>
      <w:lvlText w:val=""/>
      <w:lvlJc w:val="left"/>
    </w:lvl>
    <w:lvl w:ilvl="4" w:tplc="6838ABBC">
      <w:numFmt w:val="decimal"/>
      <w:lvlText w:val=""/>
      <w:lvlJc w:val="left"/>
    </w:lvl>
    <w:lvl w:ilvl="5" w:tplc="F3940966">
      <w:numFmt w:val="decimal"/>
      <w:lvlText w:val=""/>
      <w:lvlJc w:val="left"/>
    </w:lvl>
    <w:lvl w:ilvl="6" w:tplc="E5E2D022">
      <w:numFmt w:val="decimal"/>
      <w:lvlText w:val=""/>
      <w:lvlJc w:val="left"/>
    </w:lvl>
    <w:lvl w:ilvl="7" w:tplc="473AD90C">
      <w:numFmt w:val="decimal"/>
      <w:lvlText w:val=""/>
      <w:lvlJc w:val="left"/>
    </w:lvl>
    <w:lvl w:ilvl="8" w:tplc="1DAA6756">
      <w:numFmt w:val="decimal"/>
      <w:lvlText w:val=""/>
      <w:lvlJc w:val="left"/>
    </w:lvl>
  </w:abstractNum>
  <w:abstractNum w:abstractNumId="11" w15:restartNumberingAfterBreak="0">
    <w:nsid w:val="284179D7"/>
    <w:multiLevelType w:val="hybridMultilevel"/>
    <w:tmpl w:val="0F3857B8"/>
    <w:lvl w:ilvl="0" w:tplc="9D68374A">
      <w:start w:val="1"/>
      <w:numFmt w:val="decimal"/>
      <w:lvlText w:val="%1."/>
      <w:lvlJc w:val="left"/>
      <w:pPr>
        <w:ind w:left="720" w:hanging="360"/>
      </w:pPr>
    </w:lvl>
    <w:lvl w:ilvl="1" w:tplc="6130FD6E">
      <w:numFmt w:val="decimal"/>
      <w:lvlText w:val=""/>
      <w:lvlJc w:val="left"/>
    </w:lvl>
    <w:lvl w:ilvl="2" w:tplc="2EEA1CBA">
      <w:numFmt w:val="decimal"/>
      <w:lvlText w:val=""/>
      <w:lvlJc w:val="left"/>
    </w:lvl>
    <w:lvl w:ilvl="3" w:tplc="6D14F746">
      <w:numFmt w:val="decimal"/>
      <w:lvlText w:val=""/>
      <w:lvlJc w:val="left"/>
    </w:lvl>
    <w:lvl w:ilvl="4" w:tplc="EFFE70C2">
      <w:numFmt w:val="decimal"/>
      <w:lvlText w:val=""/>
      <w:lvlJc w:val="left"/>
    </w:lvl>
    <w:lvl w:ilvl="5" w:tplc="230E4B3A">
      <w:numFmt w:val="decimal"/>
      <w:lvlText w:val=""/>
      <w:lvlJc w:val="left"/>
    </w:lvl>
    <w:lvl w:ilvl="6" w:tplc="65528CB0">
      <w:numFmt w:val="decimal"/>
      <w:lvlText w:val=""/>
      <w:lvlJc w:val="left"/>
    </w:lvl>
    <w:lvl w:ilvl="7" w:tplc="C4B4E49E">
      <w:numFmt w:val="decimal"/>
      <w:lvlText w:val=""/>
      <w:lvlJc w:val="left"/>
    </w:lvl>
    <w:lvl w:ilvl="8" w:tplc="26DC475E">
      <w:numFmt w:val="decimal"/>
      <w:lvlText w:val=""/>
      <w:lvlJc w:val="left"/>
    </w:lvl>
  </w:abstractNum>
  <w:abstractNum w:abstractNumId="12" w15:restartNumberingAfterBreak="0">
    <w:nsid w:val="2A635270"/>
    <w:multiLevelType w:val="hybridMultilevel"/>
    <w:tmpl w:val="B88A1B36"/>
    <w:lvl w:ilvl="0" w:tplc="29C4B550">
      <w:start w:val="1"/>
      <w:numFmt w:val="decimal"/>
      <w:lvlText w:val="%1."/>
      <w:lvlJc w:val="left"/>
      <w:pPr>
        <w:ind w:left="720" w:hanging="360"/>
      </w:pPr>
    </w:lvl>
    <w:lvl w:ilvl="1" w:tplc="5D82C152">
      <w:numFmt w:val="decimal"/>
      <w:lvlText w:val=""/>
      <w:lvlJc w:val="left"/>
    </w:lvl>
    <w:lvl w:ilvl="2" w:tplc="E5604F4A">
      <w:numFmt w:val="decimal"/>
      <w:lvlText w:val=""/>
      <w:lvlJc w:val="left"/>
    </w:lvl>
    <w:lvl w:ilvl="3" w:tplc="3F9C9A3A">
      <w:numFmt w:val="decimal"/>
      <w:lvlText w:val=""/>
      <w:lvlJc w:val="left"/>
    </w:lvl>
    <w:lvl w:ilvl="4" w:tplc="1C729942">
      <w:numFmt w:val="decimal"/>
      <w:lvlText w:val=""/>
      <w:lvlJc w:val="left"/>
    </w:lvl>
    <w:lvl w:ilvl="5" w:tplc="269C760C">
      <w:numFmt w:val="decimal"/>
      <w:lvlText w:val=""/>
      <w:lvlJc w:val="left"/>
    </w:lvl>
    <w:lvl w:ilvl="6" w:tplc="0682EF26">
      <w:numFmt w:val="decimal"/>
      <w:lvlText w:val=""/>
      <w:lvlJc w:val="left"/>
    </w:lvl>
    <w:lvl w:ilvl="7" w:tplc="270E99FA">
      <w:numFmt w:val="decimal"/>
      <w:lvlText w:val=""/>
      <w:lvlJc w:val="left"/>
    </w:lvl>
    <w:lvl w:ilvl="8" w:tplc="B7A0290C">
      <w:numFmt w:val="decimal"/>
      <w:lvlText w:val=""/>
      <w:lvlJc w:val="left"/>
    </w:lvl>
  </w:abstractNum>
  <w:abstractNum w:abstractNumId="13" w15:restartNumberingAfterBreak="0">
    <w:nsid w:val="2D6E149E"/>
    <w:multiLevelType w:val="hybridMultilevel"/>
    <w:tmpl w:val="F3C8D0F8"/>
    <w:lvl w:ilvl="0" w:tplc="04090015">
      <w:start w:val="1"/>
      <w:numFmt w:val="upp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FB321EB"/>
    <w:multiLevelType w:val="hybridMultilevel"/>
    <w:tmpl w:val="C1E64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31517E"/>
    <w:multiLevelType w:val="hybridMultilevel"/>
    <w:tmpl w:val="3A00876A"/>
    <w:lvl w:ilvl="0" w:tplc="5750E9AC">
      <w:start w:val="1"/>
      <w:numFmt w:val="decimal"/>
      <w:lvlText w:val="%1."/>
      <w:lvlJc w:val="left"/>
      <w:pPr>
        <w:ind w:left="720" w:hanging="360"/>
      </w:pPr>
    </w:lvl>
    <w:lvl w:ilvl="1" w:tplc="300C89C0">
      <w:numFmt w:val="decimal"/>
      <w:lvlText w:val=""/>
      <w:lvlJc w:val="left"/>
    </w:lvl>
    <w:lvl w:ilvl="2" w:tplc="FF5643C2">
      <w:numFmt w:val="decimal"/>
      <w:lvlText w:val=""/>
      <w:lvlJc w:val="left"/>
    </w:lvl>
    <w:lvl w:ilvl="3" w:tplc="C0A40B86">
      <w:numFmt w:val="decimal"/>
      <w:lvlText w:val=""/>
      <w:lvlJc w:val="left"/>
    </w:lvl>
    <w:lvl w:ilvl="4" w:tplc="5F3E3A50">
      <w:numFmt w:val="decimal"/>
      <w:lvlText w:val=""/>
      <w:lvlJc w:val="left"/>
    </w:lvl>
    <w:lvl w:ilvl="5" w:tplc="84563B56">
      <w:numFmt w:val="decimal"/>
      <w:lvlText w:val=""/>
      <w:lvlJc w:val="left"/>
    </w:lvl>
    <w:lvl w:ilvl="6" w:tplc="BC827A5E">
      <w:numFmt w:val="decimal"/>
      <w:lvlText w:val=""/>
      <w:lvlJc w:val="left"/>
    </w:lvl>
    <w:lvl w:ilvl="7" w:tplc="CAB03FA0">
      <w:numFmt w:val="decimal"/>
      <w:lvlText w:val=""/>
      <w:lvlJc w:val="left"/>
    </w:lvl>
    <w:lvl w:ilvl="8" w:tplc="3CBC7BCC">
      <w:numFmt w:val="decimal"/>
      <w:lvlText w:val=""/>
      <w:lvlJc w:val="left"/>
    </w:lvl>
  </w:abstractNum>
  <w:abstractNum w:abstractNumId="16" w15:restartNumberingAfterBreak="0">
    <w:nsid w:val="3ACE2885"/>
    <w:multiLevelType w:val="hybridMultilevel"/>
    <w:tmpl w:val="7DDCE50E"/>
    <w:lvl w:ilvl="0" w:tplc="F1306DB8">
      <w:start w:val="1"/>
      <w:numFmt w:val="decimal"/>
      <w:lvlText w:val="%1."/>
      <w:lvlJc w:val="left"/>
      <w:pPr>
        <w:ind w:left="720" w:hanging="360"/>
      </w:pPr>
    </w:lvl>
    <w:lvl w:ilvl="1" w:tplc="85A81F42">
      <w:numFmt w:val="decimal"/>
      <w:lvlText w:val=""/>
      <w:lvlJc w:val="left"/>
    </w:lvl>
    <w:lvl w:ilvl="2" w:tplc="911EBF8A">
      <w:numFmt w:val="decimal"/>
      <w:lvlText w:val=""/>
      <w:lvlJc w:val="left"/>
    </w:lvl>
    <w:lvl w:ilvl="3" w:tplc="B2EC9BB0">
      <w:numFmt w:val="decimal"/>
      <w:lvlText w:val=""/>
      <w:lvlJc w:val="left"/>
    </w:lvl>
    <w:lvl w:ilvl="4" w:tplc="28B6442E">
      <w:numFmt w:val="decimal"/>
      <w:lvlText w:val=""/>
      <w:lvlJc w:val="left"/>
    </w:lvl>
    <w:lvl w:ilvl="5" w:tplc="103880E8">
      <w:numFmt w:val="decimal"/>
      <w:lvlText w:val=""/>
      <w:lvlJc w:val="left"/>
    </w:lvl>
    <w:lvl w:ilvl="6" w:tplc="CCD46F14">
      <w:numFmt w:val="decimal"/>
      <w:lvlText w:val=""/>
      <w:lvlJc w:val="left"/>
    </w:lvl>
    <w:lvl w:ilvl="7" w:tplc="D1AA0504">
      <w:numFmt w:val="decimal"/>
      <w:lvlText w:val=""/>
      <w:lvlJc w:val="left"/>
    </w:lvl>
    <w:lvl w:ilvl="8" w:tplc="C5828A34">
      <w:numFmt w:val="decimal"/>
      <w:lvlText w:val=""/>
      <w:lvlJc w:val="left"/>
    </w:lvl>
  </w:abstractNum>
  <w:abstractNum w:abstractNumId="17" w15:restartNumberingAfterBreak="0">
    <w:nsid w:val="3C333DEB"/>
    <w:multiLevelType w:val="hybridMultilevel"/>
    <w:tmpl w:val="52AAB4FA"/>
    <w:lvl w:ilvl="0" w:tplc="56BAB83C">
      <w:start w:val="1"/>
      <w:numFmt w:val="bullet"/>
      <w:lvlText w:val="●"/>
      <w:lvlJc w:val="left"/>
      <w:pPr>
        <w:ind w:left="720" w:hanging="360"/>
      </w:pPr>
    </w:lvl>
    <w:lvl w:ilvl="1" w:tplc="854A10B4">
      <w:start w:val="1"/>
      <w:numFmt w:val="bullet"/>
      <w:lvlText w:val="○"/>
      <w:lvlJc w:val="left"/>
      <w:pPr>
        <w:ind w:left="1440" w:hanging="360"/>
      </w:pPr>
    </w:lvl>
    <w:lvl w:ilvl="2" w:tplc="13F894D2">
      <w:start w:val="1"/>
      <w:numFmt w:val="bullet"/>
      <w:lvlText w:val="■"/>
      <w:lvlJc w:val="left"/>
      <w:pPr>
        <w:ind w:left="2160" w:hanging="360"/>
      </w:pPr>
    </w:lvl>
    <w:lvl w:ilvl="3" w:tplc="E7FA12EA">
      <w:start w:val="1"/>
      <w:numFmt w:val="bullet"/>
      <w:lvlText w:val="●"/>
      <w:lvlJc w:val="left"/>
      <w:pPr>
        <w:ind w:left="2880" w:hanging="360"/>
      </w:pPr>
    </w:lvl>
    <w:lvl w:ilvl="4" w:tplc="DBE4350C">
      <w:start w:val="1"/>
      <w:numFmt w:val="bullet"/>
      <w:lvlText w:val="○"/>
      <w:lvlJc w:val="left"/>
      <w:pPr>
        <w:ind w:left="3600" w:hanging="360"/>
      </w:pPr>
    </w:lvl>
    <w:lvl w:ilvl="5" w:tplc="9E524AB0">
      <w:start w:val="1"/>
      <w:numFmt w:val="bullet"/>
      <w:lvlText w:val="■"/>
      <w:lvlJc w:val="left"/>
      <w:pPr>
        <w:ind w:left="4320" w:hanging="360"/>
      </w:pPr>
    </w:lvl>
    <w:lvl w:ilvl="6" w:tplc="9FEA5A9A">
      <w:start w:val="1"/>
      <w:numFmt w:val="bullet"/>
      <w:lvlText w:val="●"/>
      <w:lvlJc w:val="left"/>
      <w:pPr>
        <w:ind w:left="5040" w:hanging="360"/>
      </w:pPr>
    </w:lvl>
    <w:lvl w:ilvl="7" w:tplc="27EE375C">
      <w:start w:val="1"/>
      <w:numFmt w:val="bullet"/>
      <w:lvlText w:val="●"/>
      <w:lvlJc w:val="left"/>
      <w:pPr>
        <w:ind w:left="5760" w:hanging="360"/>
      </w:pPr>
    </w:lvl>
    <w:lvl w:ilvl="8" w:tplc="31226E46">
      <w:start w:val="1"/>
      <w:numFmt w:val="bullet"/>
      <w:lvlText w:val="●"/>
      <w:lvlJc w:val="left"/>
      <w:pPr>
        <w:ind w:left="6480" w:hanging="360"/>
      </w:pPr>
    </w:lvl>
  </w:abstractNum>
  <w:abstractNum w:abstractNumId="18" w15:restartNumberingAfterBreak="0">
    <w:nsid w:val="432516AF"/>
    <w:multiLevelType w:val="hybridMultilevel"/>
    <w:tmpl w:val="5628CA8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0342D6"/>
    <w:multiLevelType w:val="hybridMultilevel"/>
    <w:tmpl w:val="B3881DC8"/>
    <w:lvl w:ilvl="0" w:tplc="F9DE7116">
      <w:start w:val="1"/>
      <w:numFmt w:val="decimal"/>
      <w:lvlText w:val="%1."/>
      <w:lvlJc w:val="left"/>
      <w:pPr>
        <w:ind w:left="720" w:hanging="360"/>
      </w:pPr>
    </w:lvl>
    <w:lvl w:ilvl="1" w:tplc="C540AE50">
      <w:numFmt w:val="decimal"/>
      <w:lvlText w:val=""/>
      <w:lvlJc w:val="left"/>
    </w:lvl>
    <w:lvl w:ilvl="2" w:tplc="C65433D2">
      <w:numFmt w:val="decimal"/>
      <w:lvlText w:val=""/>
      <w:lvlJc w:val="left"/>
    </w:lvl>
    <w:lvl w:ilvl="3" w:tplc="8D0202D4">
      <w:numFmt w:val="decimal"/>
      <w:lvlText w:val=""/>
      <w:lvlJc w:val="left"/>
    </w:lvl>
    <w:lvl w:ilvl="4" w:tplc="D9CCEF14">
      <w:numFmt w:val="decimal"/>
      <w:lvlText w:val=""/>
      <w:lvlJc w:val="left"/>
    </w:lvl>
    <w:lvl w:ilvl="5" w:tplc="7960F09C">
      <w:numFmt w:val="decimal"/>
      <w:lvlText w:val=""/>
      <w:lvlJc w:val="left"/>
    </w:lvl>
    <w:lvl w:ilvl="6" w:tplc="4336C14E">
      <w:numFmt w:val="decimal"/>
      <w:lvlText w:val=""/>
      <w:lvlJc w:val="left"/>
    </w:lvl>
    <w:lvl w:ilvl="7" w:tplc="5ED47894">
      <w:numFmt w:val="decimal"/>
      <w:lvlText w:val=""/>
      <w:lvlJc w:val="left"/>
    </w:lvl>
    <w:lvl w:ilvl="8" w:tplc="28246454">
      <w:numFmt w:val="decimal"/>
      <w:lvlText w:val=""/>
      <w:lvlJc w:val="left"/>
    </w:lvl>
  </w:abstractNum>
  <w:abstractNum w:abstractNumId="20" w15:restartNumberingAfterBreak="0">
    <w:nsid w:val="4D9D4EAF"/>
    <w:multiLevelType w:val="multilevel"/>
    <w:tmpl w:val="920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86C35"/>
    <w:multiLevelType w:val="hybridMultilevel"/>
    <w:tmpl w:val="F40C13B2"/>
    <w:lvl w:ilvl="0" w:tplc="081EB762">
      <w:start w:val="1"/>
      <w:numFmt w:val="decimal"/>
      <w:lvlText w:val="%1."/>
      <w:lvlJc w:val="left"/>
      <w:pPr>
        <w:ind w:left="720" w:hanging="360"/>
      </w:pPr>
    </w:lvl>
    <w:lvl w:ilvl="1" w:tplc="C8505F2E">
      <w:numFmt w:val="decimal"/>
      <w:lvlText w:val=""/>
      <w:lvlJc w:val="left"/>
    </w:lvl>
    <w:lvl w:ilvl="2" w:tplc="D6D2D2EA">
      <w:numFmt w:val="decimal"/>
      <w:lvlText w:val=""/>
      <w:lvlJc w:val="left"/>
    </w:lvl>
    <w:lvl w:ilvl="3" w:tplc="14F45A38">
      <w:numFmt w:val="decimal"/>
      <w:lvlText w:val=""/>
      <w:lvlJc w:val="left"/>
    </w:lvl>
    <w:lvl w:ilvl="4" w:tplc="6D48BBAE">
      <w:numFmt w:val="decimal"/>
      <w:lvlText w:val=""/>
      <w:lvlJc w:val="left"/>
    </w:lvl>
    <w:lvl w:ilvl="5" w:tplc="BD0A998C">
      <w:numFmt w:val="decimal"/>
      <w:lvlText w:val=""/>
      <w:lvlJc w:val="left"/>
    </w:lvl>
    <w:lvl w:ilvl="6" w:tplc="2DF0B4C8">
      <w:numFmt w:val="decimal"/>
      <w:lvlText w:val=""/>
      <w:lvlJc w:val="left"/>
    </w:lvl>
    <w:lvl w:ilvl="7" w:tplc="E2F0D04C">
      <w:numFmt w:val="decimal"/>
      <w:lvlText w:val=""/>
      <w:lvlJc w:val="left"/>
    </w:lvl>
    <w:lvl w:ilvl="8" w:tplc="813A101C">
      <w:numFmt w:val="decimal"/>
      <w:lvlText w:val=""/>
      <w:lvlJc w:val="left"/>
    </w:lvl>
  </w:abstractNum>
  <w:abstractNum w:abstractNumId="22" w15:restartNumberingAfterBreak="0">
    <w:nsid w:val="54AA3681"/>
    <w:multiLevelType w:val="hybridMultilevel"/>
    <w:tmpl w:val="0A328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A1876"/>
    <w:multiLevelType w:val="hybridMultilevel"/>
    <w:tmpl w:val="4E3E25D4"/>
    <w:lvl w:ilvl="0" w:tplc="7B98D29C">
      <w:start w:val="1"/>
      <w:numFmt w:val="decimal"/>
      <w:lvlText w:val="%1."/>
      <w:lvlJc w:val="left"/>
      <w:pPr>
        <w:ind w:left="720" w:hanging="360"/>
      </w:pPr>
    </w:lvl>
    <w:lvl w:ilvl="1" w:tplc="31B0A186">
      <w:numFmt w:val="decimal"/>
      <w:lvlText w:val=""/>
      <w:lvlJc w:val="left"/>
    </w:lvl>
    <w:lvl w:ilvl="2" w:tplc="2D545AC6">
      <w:numFmt w:val="decimal"/>
      <w:lvlText w:val=""/>
      <w:lvlJc w:val="left"/>
    </w:lvl>
    <w:lvl w:ilvl="3" w:tplc="DB5E24F8">
      <w:numFmt w:val="decimal"/>
      <w:lvlText w:val=""/>
      <w:lvlJc w:val="left"/>
    </w:lvl>
    <w:lvl w:ilvl="4" w:tplc="A562414C">
      <w:numFmt w:val="decimal"/>
      <w:lvlText w:val=""/>
      <w:lvlJc w:val="left"/>
    </w:lvl>
    <w:lvl w:ilvl="5" w:tplc="77CC4016">
      <w:numFmt w:val="decimal"/>
      <w:lvlText w:val=""/>
      <w:lvlJc w:val="left"/>
    </w:lvl>
    <w:lvl w:ilvl="6" w:tplc="202EDAB4">
      <w:numFmt w:val="decimal"/>
      <w:lvlText w:val=""/>
      <w:lvlJc w:val="left"/>
    </w:lvl>
    <w:lvl w:ilvl="7" w:tplc="E67E2AD2">
      <w:numFmt w:val="decimal"/>
      <w:lvlText w:val=""/>
      <w:lvlJc w:val="left"/>
    </w:lvl>
    <w:lvl w:ilvl="8" w:tplc="3F448934">
      <w:numFmt w:val="decimal"/>
      <w:lvlText w:val=""/>
      <w:lvlJc w:val="left"/>
    </w:lvl>
  </w:abstractNum>
  <w:abstractNum w:abstractNumId="24" w15:restartNumberingAfterBreak="0">
    <w:nsid w:val="55073491"/>
    <w:multiLevelType w:val="hybridMultilevel"/>
    <w:tmpl w:val="DB341636"/>
    <w:lvl w:ilvl="0" w:tplc="987C52AE">
      <w:start w:val="1"/>
      <w:numFmt w:val="decimal"/>
      <w:lvlText w:val="%1."/>
      <w:lvlJc w:val="left"/>
      <w:pPr>
        <w:ind w:left="720" w:hanging="360"/>
      </w:pPr>
    </w:lvl>
    <w:lvl w:ilvl="1" w:tplc="355A4766">
      <w:numFmt w:val="decimal"/>
      <w:lvlText w:val=""/>
      <w:lvlJc w:val="left"/>
    </w:lvl>
    <w:lvl w:ilvl="2" w:tplc="75EC7E80">
      <w:numFmt w:val="decimal"/>
      <w:lvlText w:val=""/>
      <w:lvlJc w:val="left"/>
    </w:lvl>
    <w:lvl w:ilvl="3" w:tplc="744050D0">
      <w:numFmt w:val="decimal"/>
      <w:lvlText w:val=""/>
      <w:lvlJc w:val="left"/>
    </w:lvl>
    <w:lvl w:ilvl="4" w:tplc="BEF41E3E">
      <w:numFmt w:val="decimal"/>
      <w:lvlText w:val=""/>
      <w:lvlJc w:val="left"/>
    </w:lvl>
    <w:lvl w:ilvl="5" w:tplc="A0C0965E">
      <w:numFmt w:val="decimal"/>
      <w:lvlText w:val=""/>
      <w:lvlJc w:val="left"/>
    </w:lvl>
    <w:lvl w:ilvl="6" w:tplc="399C7F7E">
      <w:numFmt w:val="decimal"/>
      <w:lvlText w:val=""/>
      <w:lvlJc w:val="left"/>
    </w:lvl>
    <w:lvl w:ilvl="7" w:tplc="7D025814">
      <w:numFmt w:val="decimal"/>
      <w:lvlText w:val=""/>
      <w:lvlJc w:val="left"/>
    </w:lvl>
    <w:lvl w:ilvl="8" w:tplc="83D89712">
      <w:numFmt w:val="decimal"/>
      <w:lvlText w:val=""/>
      <w:lvlJc w:val="left"/>
    </w:lvl>
  </w:abstractNum>
  <w:abstractNum w:abstractNumId="25" w15:restartNumberingAfterBreak="0">
    <w:nsid w:val="55C07B58"/>
    <w:multiLevelType w:val="hybridMultilevel"/>
    <w:tmpl w:val="7C983B7C"/>
    <w:lvl w:ilvl="0" w:tplc="95382A8C">
      <w:start w:val="1"/>
      <w:numFmt w:val="decimal"/>
      <w:lvlText w:val="%1."/>
      <w:lvlJc w:val="left"/>
      <w:pPr>
        <w:ind w:left="720" w:hanging="360"/>
      </w:pPr>
    </w:lvl>
    <w:lvl w:ilvl="1" w:tplc="8AD465BA">
      <w:numFmt w:val="decimal"/>
      <w:lvlText w:val=""/>
      <w:lvlJc w:val="left"/>
    </w:lvl>
    <w:lvl w:ilvl="2" w:tplc="0EB0D97A">
      <w:numFmt w:val="decimal"/>
      <w:lvlText w:val=""/>
      <w:lvlJc w:val="left"/>
    </w:lvl>
    <w:lvl w:ilvl="3" w:tplc="9F6ED60A">
      <w:numFmt w:val="decimal"/>
      <w:lvlText w:val=""/>
      <w:lvlJc w:val="left"/>
    </w:lvl>
    <w:lvl w:ilvl="4" w:tplc="EE4ED550">
      <w:numFmt w:val="decimal"/>
      <w:lvlText w:val=""/>
      <w:lvlJc w:val="left"/>
    </w:lvl>
    <w:lvl w:ilvl="5" w:tplc="D792A4FE">
      <w:numFmt w:val="decimal"/>
      <w:lvlText w:val=""/>
      <w:lvlJc w:val="left"/>
    </w:lvl>
    <w:lvl w:ilvl="6" w:tplc="584E2EDE">
      <w:numFmt w:val="decimal"/>
      <w:lvlText w:val=""/>
      <w:lvlJc w:val="left"/>
    </w:lvl>
    <w:lvl w:ilvl="7" w:tplc="55F409DE">
      <w:numFmt w:val="decimal"/>
      <w:lvlText w:val=""/>
      <w:lvlJc w:val="left"/>
    </w:lvl>
    <w:lvl w:ilvl="8" w:tplc="09D6CBC0">
      <w:numFmt w:val="decimal"/>
      <w:lvlText w:val=""/>
      <w:lvlJc w:val="left"/>
    </w:lvl>
  </w:abstractNum>
  <w:abstractNum w:abstractNumId="26" w15:restartNumberingAfterBreak="0">
    <w:nsid w:val="570A59A2"/>
    <w:multiLevelType w:val="hybridMultilevel"/>
    <w:tmpl w:val="CA3E4828"/>
    <w:lvl w:ilvl="0" w:tplc="8AD4898C">
      <w:start w:val="1"/>
      <w:numFmt w:val="decimal"/>
      <w:lvlText w:val="%1."/>
      <w:lvlJc w:val="left"/>
      <w:pPr>
        <w:ind w:left="720" w:hanging="360"/>
      </w:pPr>
    </w:lvl>
    <w:lvl w:ilvl="1" w:tplc="5E8C9408">
      <w:numFmt w:val="decimal"/>
      <w:lvlText w:val=""/>
      <w:lvlJc w:val="left"/>
    </w:lvl>
    <w:lvl w:ilvl="2" w:tplc="809A16EA">
      <w:numFmt w:val="decimal"/>
      <w:lvlText w:val=""/>
      <w:lvlJc w:val="left"/>
    </w:lvl>
    <w:lvl w:ilvl="3" w:tplc="570AB1E4">
      <w:numFmt w:val="decimal"/>
      <w:lvlText w:val=""/>
      <w:lvlJc w:val="left"/>
    </w:lvl>
    <w:lvl w:ilvl="4" w:tplc="22625DA6">
      <w:numFmt w:val="decimal"/>
      <w:lvlText w:val=""/>
      <w:lvlJc w:val="left"/>
    </w:lvl>
    <w:lvl w:ilvl="5" w:tplc="3F88943C">
      <w:numFmt w:val="decimal"/>
      <w:lvlText w:val=""/>
      <w:lvlJc w:val="left"/>
    </w:lvl>
    <w:lvl w:ilvl="6" w:tplc="4F2EE67E">
      <w:numFmt w:val="decimal"/>
      <w:lvlText w:val=""/>
      <w:lvlJc w:val="left"/>
    </w:lvl>
    <w:lvl w:ilvl="7" w:tplc="2B34B87C">
      <w:numFmt w:val="decimal"/>
      <w:lvlText w:val=""/>
      <w:lvlJc w:val="left"/>
    </w:lvl>
    <w:lvl w:ilvl="8" w:tplc="146268A0">
      <w:numFmt w:val="decimal"/>
      <w:lvlText w:val=""/>
      <w:lvlJc w:val="left"/>
    </w:lvl>
  </w:abstractNum>
  <w:abstractNum w:abstractNumId="27" w15:restartNumberingAfterBreak="0">
    <w:nsid w:val="5B4D5D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055933"/>
    <w:multiLevelType w:val="hybridMultilevel"/>
    <w:tmpl w:val="71FA23D2"/>
    <w:lvl w:ilvl="0" w:tplc="93AA7354">
      <w:start w:val="1"/>
      <w:numFmt w:val="bullet"/>
      <w:lvlText w:val="●"/>
      <w:lvlJc w:val="left"/>
      <w:pPr>
        <w:ind w:left="720" w:hanging="360"/>
      </w:pPr>
    </w:lvl>
    <w:lvl w:ilvl="1" w:tplc="C0AE539C">
      <w:start w:val="1"/>
      <w:numFmt w:val="bullet"/>
      <w:lvlText w:val="○"/>
      <w:lvlJc w:val="left"/>
      <w:pPr>
        <w:ind w:left="1440" w:hanging="360"/>
      </w:pPr>
    </w:lvl>
    <w:lvl w:ilvl="2" w:tplc="1FA08246">
      <w:start w:val="1"/>
      <w:numFmt w:val="bullet"/>
      <w:lvlText w:val="■"/>
      <w:lvlJc w:val="left"/>
      <w:pPr>
        <w:ind w:left="2160" w:hanging="360"/>
      </w:pPr>
    </w:lvl>
    <w:lvl w:ilvl="3" w:tplc="2B84D2DC">
      <w:start w:val="1"/>
      <w:numFmt w:val="bullet"/>
      <w:lvlText w:val="●"/>
      <w:lvlJc w:val="left"/>
      <w:pPr>
        <w:ind w:left="2880" w:hanging="360"/>
      </w:pPr>
    </w:lvl>
    <w:lvl w:ilvl="4" w:tplc="FCC8168E">
      <w:start w:val="1"/>
      <w:numFmt w:val="bullet"/>
      <w:lvlText w:val="○"/>
      <w:lvlJc w:val="left"/>
      <w:pPr>
        <w:ind w:left="3600" w:hanging="360"/>
      </w:pPr>
    </w:lvl>
    <w:lvl w:ilvl="5" w:tplc="BBB21CD0">
      <w:start w:val="1"/>
      <w:numFmt w:val="bullet"/>
      <w:lvlText w:val="■"/>
      <w:lvlJc w:val="left"/>
      <w:pPr>
        <w:ind w:left="4320" w:hanging="360"/>
      </w:pPr>
    </w:lvl>
    <w:lvl w:ilvl="6" w:tplc="BB4E25FE">
      <w:start w:val="1"/>
      <w:numFmt w:val="bullet"/>
      <w:lvlText w:val="●"/>
      <w:lvlJc w:val="left"/>
      <w:pPr>
        <w:ind w:left="5040" w:hanging="360"/>
      </w:pPr>
    </w:lvl>
    <w:lvl w:ilvl="7" w:tplc="06DC6C4A">
      <w:start w:val="1"/>
      <w:numFmt w:val="bullet"/>
      <w:lvlText w:val="●"/>
      <w:lvlJc w:val="left"/>
      <w:pPr>
        <w:ind w:left="5760" w:hanging="360"/>
      </w:pPr>
    </w:lvl>
    <w:lvl w:ilvl="8" w:tplc="E69CB36A">
      <w:start w:val="1"/>
      <w:numFmt w:val="bullet"/>
      <w:lvlText w:val="●"/>
      <w:lvlJc w:val="left"/>
      <w:pPr>
        <w:ind w:left="6480" w:hanging="360"/>
      </w:pPr>
    </w:lvl>
  </w:abstractNum>
  <w:abstractNum w:abstractNumId="29" w15:restartNumberingAfterBreak="0">
    <w:nsid w:val="671D7DBB"/>
    <w:multiLevelType w:val="multilevel"/>
    <w:tmpl w:val="638E981E"/>
    <w:lvl w:ilvl="0">
      <w:start w:val="3"/>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8751581"/>
    <w:multiLevelType w:val="hybridMultilevel"/>
    <w:tmpl w:val="792AE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B9F13A5"/>
    <w:multiLevelType w:val="hybridMultilevel"/>
    <w:tmpl w:val="8A7C5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9049E1"/>
    <w:multiLevelType w:val="hybridMultilevel"/>
    <w:tmpl w:val="DF149D40"/>
    <w:lvl w:ilvl="0" w:tplc="131A3024">
      <w:start w:val="1"/>
      <w:numFmt w:val="decimal"/>
      <w:lvlText w:val="%1."/>
      <w:lvlJc w:val="left"/>
      <w:pPr>
        <w:ind w:left="720" w:hanging="360"/>
      </w:pPr>
    </w:lvl>
    <w:lvl w:ilvl="1" w:tplc="1E2CF944">
      <w:numFmt w:val="decimal"/>
      <w:lvlText w:val=""/>
      <w:lvlJc w:val="left"/>
    </w:lvl>
    <w:lvl w:ilvl="2" w:tplc="6E7AC11E">
      <w:numFmt w:val="decimal"/>
      <w:lvlText w:val=""/>
      <w:lvlJc w:val="left"/>
    </w:lvl>
    <w:lvl w:ilvl="3" w:tplc="490A7B18">
      <w:numFmt w:val="decimal"/>
      <w:lvlText w:val=""/>
      <w:lvlJc w:val="left"/>
    </w:lvl>
    <w:lvl w:ilvl="4" w:tplc="BB24E8D6">
      <w:numFmt w:val="decimal"/>
      <w:lvlText w:val=""/>
      <w:lvlJc w:val="left"/>
    </w:lvl>
    <w:lvl w:ilvl="5" w:tplc="048CBE24">
      <w:numFmt w:val="decimal"/>
      <w:lvlText w:val=""/>
      <w:lvlJc w:val="left"/>
    </w:lvl>
    <w:lvl w:ilvl="6" w:tplc="01602166">
      <w:numFmt w:val="decimal"/>
      <w:lvlText w:val=""/>
      <w:lvlJc w:val="left"/>
    </w:lvl>
    <w:lvl w:ilvl="7" w:tplc="893E7488">
      <w:numFmt w:val="decimal"/>
      <w:lvlText w:val=""/>
      <w:lvlJc w:val="left"/>
    </w:lvl>
    <w:lvl w:ilvl="8" w:tplc="0CDCA46E">
      <w:numFmt w:val="decimal"/>
      <w:lvlText w:val=""/>
      <w:lvlJc w:val="left"/>
    </w:lvl>
  </w:abstractNum>
  <w:abstractNum w:abstractNumId="33" w15:restartNumberingAfterBreak="0">
    <w:nsid w:val="70EE2127"/>
    <w:multiLevelType w:val="hybridMultilevel"/>
    <w:tmpl w:val="3DEE6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22017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3740545"/>
    <w:multiLevelType w:val="multilevel"/>
    <w:tmpl w:val="C45C9DA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8C0734"/>
    <w:multiLevelType w:val="hybridMultilevel"/>
    <w:tmpl w:val="2C949F12"/>
    <w:lvl w:ilvl="0" w:tplc="F4806C14">
      <w:start w:val="1"/>
      <w:numFmt w:val="decimal"/>
      <w:lvlText w:val="%1."/>
      <w:lvlJc w:val="left"/>
      <w:pPr>
        <w:ind w:left="720" w:hanging="360"/>
      </w:pPr>
    </w:lvl>
    <w:lvl w:ilvl="1" w:tplc="972AAC14">
      <w:numFmt w:val="decimal"/>
      <w:lvlText w:val=""/>
      <w:lvlJc w:val="left"/>
    </w:lvl>
    <w:lvl w:ilvl="2" w:tplc="FA90EBD0">
      <w:numFmt w:val="decimal"/>
      <w:lvlText w:val=""/>
      <w:lvlJc w:val="left"/>
    </w:lvl>
    <w:lvl w:ilvl="3" w:tplc="1EC2817C">
      <w:numFmt w:val="decimal"/>
      <w:lvlText w:val=""/>
      <w:lvlJc w:val="left"/>
    </w:lvl>
    <w:lvl w:ilvl="4" w:tplc="EA289F64">
      <w:numFmt w:val="decimal"/>
      <w:lvlText w:val=""/>
      <w:lvlJc w:val="left"/>
    </w:lvl>
    <w:lvl w:ilvl="5" w:tplc="646CDF50">
      <w:numFmt w:val="decimal"/>
      <w:lvlText w:val=""/>
      <w:lvlJc w:val="left"/>
    </w:lvl>
    <w:lvl w:ilvl="6" w:tplc="995CC9B2">
      <w:numFmt w:val="decimal"/>
      <w:lvlText w:val=""/>
      <w:lvlJc w:val="left"/>
    </w:lvl>
    <w:lvl w:ilvl="7" w:tplc="30FCAA36">
      <w:numFmt w:val="decimal"/>
      <w:lvlText w:val=""/>
      <w:lvlJc w:val="left"/>
    </w:lvl>
    <w:lvl w:ilvl="8" w:tplc="49D2546A">
      <w:numFmt w:val="decimal"/>
      <w:lvlText w:val=""/>
      <w:lvlJc w:val="left"/>
    </w:lvl>
  </w:abstractNum>
  <w:abstractNum w:abstractNumId="37" w15:restartNumberingAfterBreak="0">
    <w:nsid w:val="796D13BE"/>
    <w:multiLevelType w:val="hybridMultilevel"/>
    <w:tmpl w:val="0EF4E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C96027"/>
    <w:multiLevelType w:val="hybridMultilevel"/>
    <w:tmpl w:val="04AEC8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DB0641"/>
    <w:multiLevelType w:val="multilevel"/>
    <w:tmpl w:val="2C7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80C8C"/>
    <w:multiLevelType w:val="multilevel"/>
    <w:tmpl w:val="0409001F"/>
    <w:lvl w:ilvl="0">
      <w:start w:val="1"/>
      <w:numFmt w:val="decimal"/>
      <w:lvlText w:val="%1."/>
      <w:lvlJc w:val="left"/>
      <w:pPr>
        <w:ind w:left="3060" w:hanging="360"/>
      </w:pPr>
    </w:lvl>
    <w:lvl w:ilvl="1">
      <w:start w:val="1"/>
      <w:numFmt w:val="decimal"/>
      <w:lvlText w:val="%1.%2."/>
      <w:lvlJc w:val="left"/>
      <w:pPr>
        <w:ind w:left="3492" w:hanging="432"/>
      </w:pPr>
    </w:lvl>
    <w:lvl w:ilvl="2">
      <w:start w:val="1"/>
      <w:numFmt w:val="decimal"/>
      <w:lvlText w:val="%1.%2.%3."/>
      <w:lvlJc w:val="left"/>
      <w:pPr>
        <w:ind w:left="3924" w:hanging="504"/>
      </w:pPr>
    </w:lvl>
    <w:lvl w:ilvl="3">
      <w:start w:val="1"/>
      <w:numFmt w:val="decimal"/>
      <w:lvlText w:val="%1.%2.%3.%4."/>
      <w:lvlJc w:val="left"/>
      <w:pPr>
        <w:ind w:left="4428" w:hanging="648"/>
      </w:pPr>
    </w:lvl>
    <w:lvl w:ilvl="4">
      <w:start w:val="1"/>
      <w:numFmt w:val="decimal"/>
      <w:lvlText w:val="%1.%2.%3.%4.%5."/>
      <w:lvlJc w:val="left"/>
      <w:pPr>
        <w:ind w:left="4932" w:hanging="792"/>
      </w:pPr>
    </w:lvl>
    <w:lvl w:ilvl="5">
      <w:start w:val="1"/>
      <w:numFmt w:val="decimal"/>
      <w:lvlText w:val="%1.%2.%3.%4.%5.%6."/>
      <w:lvlJc w:val="left"/>
      <w:pPr>
        <w:ind w:left="5436" w:hanging="936"/>
      </w:pPr>
    </w:lvl>
    <w:lvl w:ilvl="6">
      <w:start w:val="1"/>
      <w:numFmt w:val="decimal"/>
      <w:lvlText w:val="%1.%2.%3.%4.%5.%6.%7."/>
      <w:lvlJc w:val="left"/>
      <w:pPr>
        <w:ind w:left="5940" w:hanging="1080"/>
      </w:pPr>
    </w:lvl>
    <w:lvl w:ilvl="7">
      <w:start w:val="1"/>
      <w:numFmt w:val="decimal"/>
      <w:lvlText w:val="%1.%2.%3.%4.%5.%6.%7.%8."/>
      <w:lvlJc w:val="left"/>
      <w:pPr>
        <w:ind w:left="6444" w:hanging="1224"/>
      </w:pPr>
    </w:lvl>
    <w:lvl w:ilvl="8">
      <w:start w:val="1"/>
      <w:numFmt w:val="decimal"/>
      <w:lvlText w:val="%1.%2.%3.%4.%5.%6.%7.%8.%9."/>
      <w:lvlJc w:val="left"/>
      <w:pPr>
        <w:ind w:left="7020" w:hanging="1440"/>
      </w:pPr>
    </w:lvl>
  </w:abstractNum>
  <w:num w:numId="1" w16cid:durableId="114909878">
    <w:abstractNumId w:val="11"/>
    <w:lvlOverride w:ilvl="0">
      <w:startOverride w:val="1"/>
    </w:lvlOverride>
  </w:num>
  <w:num w:numId="2" w16cid:durableId="1158035872">
    <w:abstractNumId w:val="26"/>
    <w:lvlOverride w:ilvl="0">
      <w:startOverride w:val="1"/>
    </w:lvlOverride>
  </w:num>
  <w:num w:numId="3" w16cid:durableId="1234243990">
    <w:abstractNumId w:val="7"/>
    <w:lvlOverride w:ilvl="0">
      <w:startOverride w:val="1"/>
    </w:lvlOverride>
  </w:num>
  <w:num w:numId="4" w16cid:durableId="1245650146">
    <w:abstractNumId w:val="32"/>
    <w:lvlOverride w:ilvl="0">
      <w:startOverride w:val="1"/>
    </w:lvlOverride>
  </w:num>
  <w:num w:numId="5" w16cid:durableId="1258173068">
    <w:abstractNumId w:val="23"/>
    <w:lvlOverride w:ilvl="0">
      <w:startOverride w:val="1"/>
    </w:lvlOverride>
  </w:num>
  <w:num w:numId="6" w16cid:durableId="1270040494">
    <w:abstractNumId w:val="36"/>
    <w:lvlOverride w:ilvl="0">
      <w:startOverride w:val="1"/>
    </w:lvlOverride>
  </w:num>
  <w:num w:numId="7" w16cid:durableId="1271430388">
    <w:abstractNumId w:val="17"/>
    <w:lvlOverride w:ilvl="0">
      <w:startOverride w:val="1"/>
    </w:lvlOverride>
  </w:num>
  <w:num w:numId="8" w16cid:durableId="1383484510">
    <w:abstractNumId w:val="16"/>
    <w:lvlOverride w:ilvl="0">
      <w:startOverride w:val="1"/>
    </w:lvlOverride>
  </w:num>
  <w:num w:numId="9" w16cid:durableId="1434281833">
    <w:abstractNumId w:val="24"/>
    <w:lvlOverride w:ilvl="0">
      <w:startOverride w:val="1"/>
    </w:lvlOverride>
  </w:num>
  <w:num w:numId="10" w16cid:durableId="1596086540">
    <w:abstractNumId w:val="15"/>
    <w:lvlOverride w:ilvl="0">
      <w:startOverride w:val="1"/>
    </w:lvlOverride>
  </w:num>
  <w:num w:numId="11" w16cid:durableId="1671978721">
    <w:abstractNumId w:val="0"/>
    <w:lvlOverride w:ilvl="0">
      <w:startOverride w:val="1"/>
    </w:lvlOverride>
  </w:num>
  <w:num w:numId="12" w16cid:durableId="1713192223">
    <w:abstractNumId w:val="10"/>
    <w:lvlOverride w:ilvl="0">
      <w:startOverride w:val="1"/>
    </w:lvlOverride>
  </w:num>
  <w:num w:numId="13" w16cid:durableId="1714380274">
    <w:abstractNumId w:val="21"/>
    <w:lvlOverride w:ilvl="0">
      <w:startOverride w:val="1"/>
    </w:lvlOverride>
  </w:num>
  <w:num w:numId="14" w16cid:durableId="1733117206">
    <w:abstractNumId w:val="4"/>
    <w:lvlOverride w:ilvl="0">
      <w:startOverride w:val="1"/>
    </w:lvlOverride>
  </w:num>
  <w:num w:numId="15" w16cid:durableId="1838841639">
    <w:abstractNumId w:val="5"/>
    <w:lvlOverride w:ilvl="0">
      <w:startOverride w:val="1"/>
    </w:lvlOverride>
  </w:num>
  <w:num w:numId="16" w16cid:durableId="1936669354">
    <w:abstractNumId w:val="6"/>
    <w:lvlOverride w:ilvl="0">
      <w:startOverride w:val="1"/>
    </w:lvlOverride>
  </w:num>
  <w:num w:numId="17" w16cid:durableId="2134668480">
    <w:abstractNumId w:val="2"/>
    <w:lvlOverride w:ilvl="0">
      <w:startOverride w:val="1"/>
    </w:lvlOverride>
  </w:num>
  <w:num w:numId="18" w16cid:durableId="228925210">
    <w:abstractNumId w:val="9"/>
    <w:lvlOverride w:ilvl="0">
      <w:startOverride w:val="1"/>
    </w:lvlOverride>
  </w:num>
  <w:num w:numId="19" w16cid:durableId="266547310">
    <w:abstractNumId w:val="3"/>
    <w:lvlOverride w:ilvl="0">
      <w:startOverride w:val="1"/>
    </w:lvlOverride>
  </w:num>
  <w:num w:numId="20" w16cid:durableId="276178453">
    <w:abstractNumId w:val="1"/>
    <w:lvlOverride w:ilvl="0">
      <w:startOverride w:val="1"/>
    </w:lvlOverride>
  </w:num>
  <w:num w:numId="21" w16cid:durableId="306667973">
    <w:abstractNumId w:val="19"/>
    <w:lvlOverride w:ilvl="0">
      <w:startOverride w:val="1"/>
    </w:lvlOverride>
  </w:num>
  <w:num w:numId="22" w16cid:durableId="70395200">
    <w:abstractNumId w:val="12"/>
    <w:lvlOverride w:ilvl="0">
      <w:startOverride w:val="1"/>
    </w:lvlOverride>
  </w:num>
  <w:num w:numId="23" w16cid:durableId="97674939">
    <w:abstractNumId w:val="25"/>
    <w:lvlOverride w:ilvl="0">
      <w:startOverride w:val="1"/>
    </w:lvlOverride>
  </w:num>
  <w:num w:numId="24" w16cid:durableId="158270992">
    <w:abstractNumId w:val="20"/>
  </w:num>
  <w:num w:numId="25" w16cid:durableId="390613673">
    <w:abstractNumId w:val="34"/>
  </w:num>
  <w:num w:numId="26" w16cid:durableId="1246723994">
    <w:abstractNumId w:val="40"/>
  </w:num>
  <w:num w:numId="27" w16cid:durableId="1085686407">
    <w:abstractNumId w:val="22"/>
  </w:num>
  <w:num w:numId="28" w16cid:durableId="2063600833">
    <w:abstractNumId w:val="28"/>
    <w:lvlOverride w:ilvl="0">
      <w:startOverride w:val="1"/>
    </w:lvlOverride>
  </w:num>
  <w:num w:numId="29" w16cid:durableId="19919017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7193407">
    <w:abstractNumId w:val="17"/>
  </w:num>
  <w:num w:numId="31" w16cid:durableId="512688790">
    <w:abstractNumId w:val="27"/>
  </w:num>
  <w:num w:numId="32" w16cid:durableId="2104372066">
    <w:abstractNumId w:val="35"/>
  </w:num>
  <w:num w:numId="33" w16cid:durableId="204561037">
    <w:abstractNumId w:val="18"/>
  </w:num>
  <w:num w:numId="34" w16cid:durableId="1324237163">
    <w:abstractNumId w:val="31"/>
  </w:num>
  <w:num w:numId="35" w16cid:durableId="1561482196">
    <w:abstractNumId w:val="14"/>
  </w:num>
  <w:num w:numId="36" w16cid:durableId="825393006">
    <w:abstractNumId w:val="13"/>
  </w:num>
  <w:num w:numId="37" w16cid:durableId="1770812506">
    <w:abstractNumId w:val="37"/>
  </w:num>
  <w:num w:numId="38" w16cid:durableId="579217185">
    <w:abstractNumId w:val="30"/>
  </w:num>
  <w:num w:numId="39" w16cid:durableId="782840527">
    <w:abstractNumId w:val="33"/>
  </w:num>
  <w:num w:numId="40" w16cid:durableId="291593105">
    <w:abstractNumId w:val="39"/>
  </w:num>
  <w:num w:numId="41" w16cid:durableId="206381858">
    <w:abstractNumId w:val="38"/>
  </w:num>
  <w:num w:numId="42" w16cid:durableId="308556640">
    <w:abstractNumId w:val="29"/>
  </w:num>
  <w:num w:numId="43" w16cid:durableId="1904175152">
    <w:abstractNumId w:val="28"/>
  </w:num>
  <w:num w:numId="44" w16cid:durableId="7294983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D6E"/>
    <w:rsid w:val="000005A2"/>
    <w:rsid w:val="00000643"/>
    <w:rsid w:val="00000944"/>
    <w:rsid w:val="00001345"/>
    <w:rsid w:val="00001505"/>
    <w:rsid w:val="00001880"/>
    <w:rsid w:val="000046C9"/>
    <w:rsid w:val="00005DD6"/>
    <w:rsid w:val="000063B7"/>
    <w:rsid w:val="00006B0A"/>
    <w:rsid w:val="0000744D"/>
    <w:rsid w:val="000076FB"/>
    <w:rsid w:val="000078CD"/>
    <w:rsid w:val="000101D9"/>
    <w:rsid w:val="00011BEA"/>
    <w:rsid w:val="00013E6D"/>
    <w:rsid w:val="000146D6"/>
    <w:rsid w:val="0001557F"/>
    <w:rsid w:val="00015619"/>
    <w:rsid w:val="00016BAE"/>
    <w:rsid w:val="00016C81"/>
    <w:rsid w:val="0001736B"/>
    <w:rsid w:val="00017F6A"/>
    <w:rsid w:val="00020017"/>
    <w:rsid w:val="000210ED"/>
    <w:rsid w:val="000229FB"/>
    <w:rsid w:val="00022C28"/>
    <w:rsid w:val="00024515"/>
    <w:rsid w:val="00024E8D"/>
    <w:rsid w:val="00025650"/>
    <w:rsid w:val="000260CA"/>
    <w:rsid w:val="00026612"/>
    <w:rsid w:val="00026CD4"/>
    <w:rsid w:val="00026F60"/>
    <w:rsid w:val="000277CA"/>
    <w:rsid w:val="00030D33"/>
    <w:rsid w:val="000314D0"/>
    <w:rsid w:val="00031884"/>
    <w:rsid w:val="00031E33"/>
    <w:rsid w:val="00031FDC"/>
    <w:rsid w:val="00032126"/>
    <w:rsid w:val="000332B3"/>
    <w:rsid w:val="00033651"/>
    <w:rsid w:val="000337DA"/>
    <w:rsid w:val="00033BA5"/>
    <w:rsid w:val="00034B86"/>
    <w:rsid w:val="00034DD3"/>
    <w:rsid w:val="00037F88"/>
    <w:rsid w:val="00040F1D"/>
    <w:rsid w:val="0004233A"/>
    <w:rsid w:val="00043FC5"/>
    <w:rsid w:val="000462CB"/>
    <w:rsid w:val="00046344"/>
    <w:rsid w:val="00046BCE"/>
    <w:rsid w:val="00046D0D"/>
    <w:rsid w:val="000470A0"/>
    <w:rsid w:val="00050005"/>
    <w:rsid w:val="000508C9"/>
    <w:rsid w:val="000509B7"/>
    <w:rsid w:val="00050D86"/>
    <w:rsid w:val="0005125C"/>
    <w:rsid w:val="00051633"/>
    <w:rsid w:val="0005509F"/>
    <w:rsid w:val="00055C90"/>
    <w:rsid w:val="00055DC5"/>
    <w:rsid w:val="00055E3A"/>
    <w:rsid w:val="00057B11"/>
    <w:rsid w:val="00060198"/>
    <w:rsid w:val="000601E8"/>
    <w:rsid w:val="00060638"/>
    <w:rsid w:val="00061B1E"/>
    <w:rsid w:val="00062480"/>
    <w:rsid w:val="0006261E"/>
    <w:rsid w:val="000627DE"/>
    <w:rsid w:val="00063B19"/>
    <w:rsid w:val="0006497D"/>
    <w:rsid w:val="00065651"/>
    <w:rsid w:val="000660ED"/>
    <w:rsid w:val="000666A1"/>
    <w:rsid w:val="000666DF"/>
    <w:rsid w:val="000669C4"/>
    <w:rsid w:val="000669ED"/>
    <w:rsid w:val="00067F42"/>
    <w:rsid w:val="00072140"/>
    <w:rsid w:val="0007298F"/>
    <w:rsid w:val="000737E7"/>
    <w:rsid w:val="00073BE9"/>
    <w:rsid w:val="00074289"/>
    <w:rsid w:val="00074C09"/>
    <w:rsid w:val="00074CCF"/>
    <w:rsid w:val="00074EBE"/>
    <w:rsid w:val="000751AF"/>
    <w:rsid w:val="0007713F"/>
    <w:rsid w:val="000779AC"/>
    <w:rsid w:val="00080360"/>
    <w:rsid w:val="000807D6"/>
    <w:rsid w:val="00081283"/>
    <w:rsid w:val="00081D47"/>
    <w:rsid w:val="000826B9"/>
    <w:rsid w:val="000831C5"/>
    <w:rsid w:val="0008370D"/>
    <w:rsid w:val="00083933"/>
    <w:rsid w:val="00083A6C"/>
    <w:rsid w:val="00084059"/>
    <w:rsid w:val="000840B5"/>
    <w:rsid w:val="000848D7"/>
    <w:rsid w:val="0008670F"/>
    <w:rsid w:val="0008792F"/>
    <w:rsid w:val="00090379"/>
    <w:rsid w:val="000905D4"/>
    <w:rsid w:val="00091C17"/>
    <w:rsid w:val="000932EE"/>
    <w:rsid w:val="000950DA"/>
    <w:rsid w:val="000954EA"/>
    <w:rsid w:val="00096DF9"/>
    <w:rsid w:val="00096E44"/>
    <w:rsid w:val="00097970"/>
    <w:rsid w:val="00097A86"/>
    <w:rsid w:val="00097C9D"/>
    <w:rsid w:val="00097DB9"/>
    <w:rsid w:val="000A0204"/>
    <w:rsid w:val="000A0A72"/>
    <w:rsid w:val="000A0C96"/>
    <w:rsid w:val="000A12DD"/>
    <w:rsid w:val="000A1B75"/>
    <w:rsid w:val="000A1D86"/>
    <w:rsid w:val="000A30AA"/>
    <w:rsid w:val="000A38FF"/>
    <w:rsid w:val="000A397F"/>
    <w:rsid w:val="000A424D"/>
    <w:rsid w:val="000A4859"/>
    <w:rsid w:val="000A6527"/>
    <w:rsid w:val="000A6F18"/>
    <w:rsid w:val="000A6F3B"/>
    <w:rsid w:val="000A73CE"/>
    <w:rsid w:val="000B0914"/>
    <w:rsid w:val="000B15A4"/>
    <w:rsid w:val="000B1861"/>
    <w:rsid w:val="000B19C7"/>
    <w:rsid w:val="000B1BD3"/>
    <w:rsid w:val="000B2889"/>
    <w:rsid w:val="000B2EA0"/>
    <w:rsid w:val="000B3C1D"/>
    <w:rsid w:val="000B479B"/>
    <w:rsid w:val="000B7C84"/>
    <w:rsid w:val="000C26A0"/>
    <w:rsid w:val="000C32B4"/>
    <w:rsid w:val="000C3426"/>
    <w:rsid w:val="000C4A03"/>
    <w:rsid w:val="000C51A4"/>
    <w:rsid w:val="000C6C81"/>
    <w:rsid w:val="000C74DB"/>
    <w:rsid w:val="000C7635"/>
    <w:rsid w:val="000D0B81"/>
    <w:rsid w:val="000D1181"/>
    <w:rsid w:val="000D1B54"/>
    <w:rsid w:val="000D1FE8"/>
    <w:rsid w:val="000D2BF8"/>
    <w:rsid w:val="000D478E"/>
    <w:rsid w:val="000D5B17"/>
    <w:rsid w:val="000D67FD"/>
    <w:rsid w:val="000D6CD3"/>
    <w:rsid w:val="000D6EB7"/>
    <w:rsid w:val="000D7371"/>
    <w:rsid w:val="000E0079"/>
    <w:rsid w:val="000E1E6D"/>
    <w:rsid w:val="000E1E8D"/>
    <w:rsid w:val="000E2BFB"/>
    <w:rsid w:val="000E2E03"/>
    <w:rsid w:val="000E3021"/>
    <w:rsid w:val="000E46E7"/>
    <w:rsid w:val="000E4D00"/>
    <w:rsid w:val="000E5861"/>
    <w:rsid w:val="000E5F08"/>
    <w:rsid w:val="000E692F"/>
    <w:rsid w:val="000E7A18"/>
    <w:rsid w:val="000E7DA7"/>
    <w:rsid w:val="000F0120"/>
    <w:rsid w:val="000F022C"/>
    <w:rsid w:val="000F05B6"/>
    <w:rsid w:val="000F1A2E"/>
    <w:rsid w:val="000F1B27"/>
    <w:rsid w:val="000F1D14"/>
    <w:rsid w:val="000F1EF9"/>
    <w:rsid w:val="000F6CB0"/>
    <w:rsid w:val="0010079D"/>
    <w:rsid w:val="00100D57"/>
    <w:rsid w:val="00101AC0"/>
    <w:rsid w:val="00101AE2"/>
    <w:rsid w:val="00101E3C"/>
    <w:rsid w:val="00101F63"/>
    <w:rsid w:val="0010294C"/>
    <w:rsid w:val="001035AB"/>
    <w:rsid w:val="00104238"/>
    <w:rsid w:val="00105343"/>
    <w:rsid w:val="001055F8"/>
    <w:rsid w:val="00105C68"/>
    <w:rsid w:val="00107A43"/>
    <w:rsid w:val="001114A3"/>
    <w:rsid w:val="00111914"/>
    <w:rsid w:val="00111D8D"/>
    <w:rsid w:val="001121DA"/>
    <w:rsid w:val="00112DA4"/>
    <w:rsid w:val="00114002"/>
    <w:rsid w:val="00115E02"/>
    <w:rsid w:val="001160E0"/>
    <w:rsid w:val="00116845"/>
    <w:rsid w:val="001169C9"/>
    <w:rsid w:val="00117A08"/>
    <w:rsid w:val="00120824"/>
    <w:rsid w:val="001210A5"/>
    <w:rsid w:val="0012180D"/>
    <w:rsid w:val="00122B2D"/>
    <w:rsid w:val="0012309A"/>
    <w:rsid w:val="0012592C"/>
    <w:rsid w:val="00125CE9"/>
    <w:rsid w:val="00126381"/>
    <w:rsid w:val="001264A7"/>
    <w:rsid w:val="0012658A"/>
    <w:rsid w:val="0012772A"/>
    <w:rsid w:val="00130359"/>
    <w:rsid w:val="00130838"/>
    <w:rsid w:val="001314BD"/>
    <w:rsid w:val="00131E8B"/>
    <w:rsid w:val="001329BA"/>
    <w:rsid w:val="00132CC9"/>
    <w:rsid w:val="00132D6D"/>
    <w:rsid w:val="00134296"/>
    <w:rsid w:val="0013430F"/>
    <w:rsid w:val="0013495C"/>
    <w:rsid w:val="001351E8"/>
    <w:rsid w:val="00135209"/>
    <w:rsid w:val="00135CEC"/>
    <w:rsid w:val="00137553"/>
    <w:rsid w:val="0014026E"/>
    <w:rsid w:val="001405A1"/>
    <w:rsid w:val="001415BD"/>
    <w:rsid w:val="00141BE5"/>
    <w:rsid w:val="00142491"/>
    <w:rsid w:val="001429D3"/>
    <w:rsid w:val="00143BC2"/>
    <w:rsid w:val="00144FC4"/>
    <w:rsid w:val="001458A7"/>
    <w:rsid w:val="00147677"/>
    <w:rsid w:val="00147AA0"/>
    <w:rsid w:val="001504EA"/>
    <w:rsid w:val="0015050A"/>
    <w:rsid w:val="0015232F"/>
    <w:rsid w:val="0015269D"/>
    <w:rsid w:val="00152D40"/>
    <w:rsid w:val="00152ECD"/>
    <w:rsid w:val="001569CA"/>
    <w:rsid w:val="00157B81"/>
    <w:rsid w:val="0016088E"/>
    <w:rsid w:val="001618E5"/>
    <w:rsid w:val="00161F49"/>
    <w:rsid w:val="00163239"/>
    <w:rsid w:val="0016341D"/>
    <w:rsid w:val="001636F6"/>
    <w:rsid w:val="001642FA"/>
    <w:rsid w:val="00164C59"/>
    <w:rsid w:val="00166A41"/>
    <w:rsid w:val="00167B4E"/>
    <w:rsid w:val="00171CC5"/>
    <w:rsid w:val="00171E8A"/>
    <w:rsid w:val="00172808"/>
    <w:rsid w:val="00172BD9"/>
    <w:rsid w:val="00173EE6"/>
    <w:rsid w:val="001741E0"/>
    <w:rsid w:val="0017426F"/>
    <w:rsid w:val="001742F9"/>
    <w:rsid w:val="00175C3D"/>
    <w:rsid w:val="001801F8"/>
    <w:rsid w:val="00181C81"/>
    <w:rsid w:val="001820AB"/>
    <w:rsid w:val="00182718"/>
    <w:rsid w:val="00182AE4"/>
    <w:rsid w:val="00183972"/>
    <w:rsid w:val="00183AF3"/>
    <w:rsid w:val="00183E77"/>
    <w:rsid w:val="0018463B"/>
    <w:rsid w:val="00184AB5"/>
    <w:rsid w:val="00185CB1"/>
    <w:rsid w:val="00187B77"/>
    <w:rsid w:val="001918DA"/>
    <w:rsid w:val="001933AD"/>
    <w:rsid w:val="00193F2B"/>
    <w:rsid w:val="00194102"/>
    <w:rsid w:val="001942D6"/>
    <w:rsid w:val="001942E8"/>
    <w:rsid w:val="00194679"/>
    <w:rsid w:val="00194712"/>
    <w:rsid w:val="00195F8F"/>
    <w:rsid w:val="0019617B"/>
    <w:rsid w:val="00196908"/>
    <w:rsid w:val="001969DE"/>
    <w:rsid w:val="00197344"/>
    <w:rsid w:val="001A0078"/>
    <w:rsid w:val="001A119D"/>
    <w:rsid w:val="001A135A"/>
    <w:rsid w:val="001A248D"/>
    <w:rsid w:val="001A3629"/>
    <w:rsid w:val="001A3690"/>
    <w:rsid w:val="001A39C9"/>
    <w:rsid w:val="001A3B41"/>
    <w:rsid w:val="001A43F8"/>
    <w:rsid w:val="001A4618"/>
    <w:rsid w:val="001A65DD"/>
    <w:rsid w:val="001A6997"/>
    <w:rsid w:val="001A6A87"/>
    <w:rsid w:val="001A700E"/>
    <w:rsid w:val="001B080F"/>
    <w:rsid w:val="001B0E0C"/>
    <w:rsid w:val="001B1C2D"/>
    <w:rsid w:val="001B2056"/>
    <w:rsid w:val="001B227F"/>
    <w:rsid w:val="001B2830"/>
    <w:rsid w:val="001B45AC"/>
    <w:rsid w:val="001B51E1"/>
    <w:rsid w:val="001B5D79"/>
    <w:rsid w:val="001B5DA4"/>
    <w:rsid w:val="001B635B"/>
    <w:rsid w:val="001B6C89"/>
    <w:rsid w:val="001B7400"/>
    <w:rsid w:val="001B7C70"/>
    <w:rsid w:val="001C0881"/>
    <w:rsid w:val="001C38AB"/>
    <w:rsid w:val="001C40FA"/>
    <w:rsid w:val="001C4749"/>
    <w:rsid w:val="001C4D76"/>
    <w:rsid w:val="001C52CE"/>
    <w:rsid w:val="001C549A"/>
    <w:rsid w:val="001C5559"/>
    <w:rsid w:val="001C72BA"/>
    <w:rsid w:val="001C78B0"/>
    <w:rsid w:val="001C7917"/>
    <w:rsid w:val="001D00A5"/>
    <w:rsid w:val="001D06E6"/>
    <w:rsid w:val="001D115F"/>
    <w:rsid w:val="001D1378"/>
    <w:rsid w:val="001D17DA"/>
    <w:rsid w:val="001D22B7"/>
    <w:rsid w:val="001D39D0"/>
    <w:rsid w:val="001D5171"/>
    <w:rsid w:val="001D570B"/>
    <w:rsid w:val="001D59EF"/>
    <w:rsid w:val="001D5F9E"/>
    <w:rsid w:val="001D65EA"/>
    <w:rsid w:val="001D7346"/>
    <w:rsid w:val="001D7362"/>
    <w:rsid w:val="001D7A60"/>
    <w:rsid w:val="001E0041"/>
    <w:rsid w:val="001E0E28"/>
    <w:rsid w:val="001E14A1"/>
    <w:rsid w:val="001E1D00"/>
    <w:rsid w:val="001E37FD"/>
    <w:rsid w:val="001E4813"/>
    <w:rsid w:val="001E4CC8"/>
    <w:rsid w:val="001E675C"/>
    <w:rsid w:val="001E68F9"/>
    <w:rsid w:val="001E6B91"/>
    <w:rsid w:val="001F06B4"/>
    <w:rsid w:val="001F0C5F"/>
    <w:rsid w:val="001F0EA7"/>
    <w:rsid w:val="001F2E44"/>
    <w:rsid w:val="001F2F76"/>
    <w:rsid w:val="001F31E4"/>
    <w:rsid w:val="001F37CD"/>
    <w:rsid w:val="001F4476"/>
    <w:rsid w:val="001F5DEF"/>
    <w:rsid w:val="001F6717"/>
    <w:rsid w:val="001F706F"/>
    <w:rsid w:val="00200410"/>
    <w:rsid w:val="00200A08"/>
    <w:rsid w:val="002021A8"/>
    <w:rsid w:val="00202507"/>
    <w:rsid w:val="00202AE0"/>
    <w:rsid w:val="00204246"/>
    <w:rsid w:val="00204898"/>
    <w:rsid w:val="00205180"/>
    <w:rsid w:val="002067A1"/>
    <w:rsid w:val="00206A53"/>
    <w:rsid w:val="002072CC"/>
    <w:rsid w:val="002078B1"/>
    <w:rsid w:val="00207BCC"/>
    <w:rsid w:val="00210D0A"/>
    <w:rsid w:val="00210F85"/>
    <w:rsid w:val="00211461"/>
    <w:rsid w:val="00211DF9"/>
    <w:rsid w:val="00212891"/>
    <w:rsid w:val="0021336C"/>
    <w:rsid w:val="00213F67"/>
    <w:rsid w:val="00214864"/>
    <w:rsid w:val="00214B46"/>
    <w:rsid w:val="00214C17"/>
    <w:rsid w:val="00215ACC"/>
    <w:rsid w:val="00216276"/>
    <w:rsid w:val="002163B2"/>
    <w:rsid w:val="0021646E"/>
    <w:rsid w:val="002166BA"/>
    <w:rsid w:val="00216823"/>
    <w:rsid w:val="00216F08"/>
    <w:rsid w:val="00216F72"/>
    <w:rsid w:val="00217B1D"/>
    <w:rsid w:val="00220C67"/>
    <w:rsid w:val="00221763"/>
    <w:rsid w:val="00221A91"/>
    <w:rsid w:val="00221D06"/>
    <w:rsid w:val="00221F87"/>
    <w:rsid w:val="00222044"/>
    <w:rsid w:val="002221F5"/>
    <w:rsid w:val="002231A2"/>
    <w:rsid w:val="002232DF"/>
    <w:rsid w:val="00223C18"/>
    <w:rsid w:val="00223C4F"/>
    <w:rsid w:val="002247E4"/>
    <w:rsid w:val="00224973"/>
    <w:rsid w:val="0022793A"/>
    <w:rsid w:val="00230C7F"/>
    <w:rsid w:val="00231973"/>
    <w:rsid w:val="00231D15"/>
    <w:rsid w:val="0023238B"/>
    <w:rsid w:val="00232813"/>
    <w:rsid w:val="00232D53"/>
    <w:rsid w:val="0023354E"/>
    <w:rsid w:val="00234652"/>
    <w:rsid w:val="002351D4"/>
    <w:rsid w:val="00235984"/>
    <w:rsid w:val="00235DCF"/>
    <w:rsid w:val="002362C4"/>
    <w:rsid w:val="002368F6"/>
    <w:rsid w:val="00237129"/>
    <w:rsid w:val="00237F1F"/>
    <w:rsid w:val="002403E9"/>
    <w:rsid w:val="0024150C"/>
    <w:rsid w:val="00241E08"/>
    <w:rsid w:val="0024206E"/>
    <w:rsid w:val="00242A9E"/>
    <w:rsid w:val="0024434E"/>
    <w:rsid w:val="00244A56"/>
    <w:rsid w:val="002456CF"/>
    <w:rsid w:val="0024627F"/>
    <w:rsid w:val="00246967"/>
    <w:rsid w:val="00247131"/>
    <w:rsid w:val="0025005B"/>
    <w:rsid w:val="002500F4"/>
    <w:rsid w:val="00252104"/>
    <w:rsid w:val="00252359"/>
    <w:rsid w:val="00252C34"/>
    <w:rsid w:val="00253409"/>
    <w:rsid w:val="00253C69"/>
    <w:rsid w:val="00254165"/>
    <w:rsid w:val="002547B3"/>
    <w:rsid w:val="00254E22"/>
    <w:rsid w:val="0025525E"/>
    <w:rsid w:val="00255DE0"/>
    <w:rsid w:val="00255F38"/>
    <w:rsid w:val="002565E2"/>
    <w:rsid w:val="00257FD5"/>
    <w:rsid w:val="0026019C"/>
    <w:rsid w:val="00260411"/>
    <w:rsid w:val="00261608"/>
    <w:rsid w:val="00262D9B"/>
    <w:rsid w:val="0026372A"/>
    <w:rsid w:val="00263B2D"/>
    <w:rsid w:val="0026459E"/>
    <w:rsid w:val="00265E18"/>
    <w:rsid w:val="00270A01"/>
    <w:rsid w:val="00271100"/>
    <w:rsid w:val="00271733"/>
    <w:rsid w:val="00273204"/>
    <w:rsid w:val="0027322E"/>
    <w:rsid w:val="002733AD"/>
    <w:rsid w:val="0027452F"/>
    <w:rsid w:val="00276193"/>
    <w:rsid w:val="00276CBA"/>
    <w:rsid w:val="00277C20"/>
    <w:rsid w:val="00280095"/>
    <w:rsid w:val="002800AA"/>
    <w:rsid w:val="002807D0"/>
    <w:rsid w:val="00280916"/>
    <w:rsid w:val="002829D5"/>
    <w:rsid w:val="0028304F"/>
    <w:rsid w:val="00283AA5"/>
    <w:rsid w:val="00283F7B"/>
    <w:rsid w:val="00284CD4"/>
    <w:rsid w:val="002856D1"/>
    <w:rsid w:val="00286981"/>
    <w:rsid w:val="00287831"/>
    <w:rsid w:val="0029165A"/>
    <w:rsid w:val="002930E7"/>
    <w:rsid w:val="00293BD1"/>
    <w:rsid w:val="00293E06"/>
    <w:rsid w:val="00294168"/>
    <w:rsid w:val="00294A2A"/>
    <w:rsid w:val="00294B63"/>
    <w:rsid w:val="00295127"/>
    <w:rsid w:val="00295C01"/>
    <w:rsid w:val="002960D5"/>
    <w:rsid w:val="002975A5"/>
    <w:rsid w:val="002A1C62"/>
    <w:rsid w:val="002A1E19"/>
    <w:rsid w:val="002A1EF2"/>
    <w:rsid w:val="002A3124"/>
    <w:rsid w:val="002A32C9"/>
    <w:rsid w:val="002A38DC"/>
    <w:rsid w:val="002A3ADB"/>
    <w:rsid w:val="002A45DA"/>
    <w:rsid w:val="002A4B07"/>
    <w:rsid w:val="002A69EE"/>
    <w:rsid w:val="002A6C24"/>
    <w:rsid w:val="002A78BA"/>
    <w:rsid w:val="002B0447"/>
    <w:rsid w:val="002B31E9"/>
    <w:rsid w:val="002B3530"/>
    <w:rsid w:val="002B3800"/>
    <w:rsid w:val="002B65DE"/>
    <w:rsid w:val="002B77A5"/>
    <w:rsid w:val="002B7FA5"/>
    <w:rsid w:val="002C0163"/>
    <w:rsid w:val="002C2C4B"/>
    <w:rsid w:val="002C2FBB"/>
    <w:rsid w:val="002C37E0"/>
    <w:rsid w:val="002C39EC"/>
    <w:rsid w:val="002C3C65"/>
    <w:rsid w:val="002C4C35"/>
    <w:rsid w:val="002D02AB"/>
    <w:rsid w:val="002D1621"/>
    <w:rsid w:val="002D1A76"/>
    <w:rsid w:val="002D343C"/>
    <w:rsid w:val="002D3A84"/>
    <w:rsid w:val="002D3EAB"/>
    <w:rsid w:val="002D3F7D"/>
    <w:rsid w:val="002D5FB0"/>
    <w:rsid w:val="002D74DA"/>
    <w:rsid w:val="002D789C"/>
    <w:rsid w:val="002D7F91"/>
    <w:rsid w:val="002E050B"/>
    <w:rsid w:val="002E3E93"/>
    <w:rsid w:val="002E48AA"/>
    <w:rsid w:val="002E4AB3"/>
    <w:rsid w:val="002E4E99"/>
    <w:rsid w:val="002E5C64"/>
    <w:rsid w:val="002E6D26"/>
    <w:rsid w:val="002E7089"/>
    <w:rsid w:val="002E744C"/>
    <w:rsid w:val="002F0227"/>
    <w:rsid w:val="002F05E0"/>
    <w:rsid w:val="002F0A72"/>
    <w:rsid w:val="002F0E06"/>
    <w:rsid w:val="002F11A5"/>
    <w:rsid w:val="002F261C"/>
    <w:rsid w:val="002F4D98"/>
    <w:rsid w:val="002F5DD2"/>
    <w:rsid w:val="002F5E73"/>
    <w:rsid w:val="002F6074"/>
    <w:rsid w:val="002F6AC1"/>
    <w:rsid w:val="002F6C12"/>
    <w:rsid w:val="002F7016"/>
    <w:rsid w:val="002F751A"/>
    <w:rsid w:val="002F7922"/>
    <w:rsid w:val="002F7ED9"/>
    <w:rsid w:val="003000AD"/>
    <w:rsid w:val="00302A8B"/>
    <w:rsid w:val="00302C5F"/>
    <w:rsid w:val="00303E82"/>
    <w:rsid w:val="0030437F"/>
    <w:rsid w:val="00304A17"/>
    <w:rsid w:val="00306D7E"/>
    <w:rsid w:val="00306EAD"/>
    <w:rsid w:val="00307C76"/>
    <w:rsid w:val="003104B8"/>
    <w:rsid w:val="00310527"/>
    <w:rsid w:val="003129BD"/>
    <w:rsid w:val="00313733"/>
    <w:rsid w:val="0031380A"/>
    <w:rsid w:val="00313B18"/>
    <w:rsid w:val="00314D27"/>
    <w:rsid w:val="00315171"/>
    <w:rsid w:val="00315562"/>
    <w:rsid w:val="00315937"/>
    <w:rsid w:val="00315BFD"/>
    <w:rsid w:val="0031634F"/>
    <w:rsid w:val="0031652C"/>
    <w:rsid w:val="0031658D"/>
    <w:rsid w:val="003177BD"/>
    <w:rsid w:val="00317F0B"/>
    <w:rsid w:val="003204EB"/>
    <w:rsid w:val="003211FF"/>
    <w:rsid w:val="00321FE7"/>
    <w:rsid w:val="00323059"/>
    <w:rsid w:val="00323648"/>
    <w:rsid w:val="00323DCE"/>
    <w:rsid w:val="00324806"/>
    <w:rsid w:val="003248C7"/>
    <w:rsid w:val="00324B4A"/>
    <w:rsid w:val="003269D7"/>
    <w:rsid w:val="00326ED2"/>
    <w:rsid w:val="00332109"/>
    <w:rsid w:val="00332609"/>
    <w:rsid w:val="0033268B"/>
    <w:rsid w:val="00333011"/>
    <w:rsid w:val="003346D3"/>
    <w:rsid w:val="00334812"/>
    <w:rsid w:val="003357E2"/>
    <w:rsid w:val="003359E7"/>
    <w:rsid w:val="00335CA7"/>
    <w:rsid w:val="0033661E"/>
    <w:rsid w:val="003368D3"/>
    <w:rsid w:val="00336B14"/>
    <w:rsid w:val="00336B7A"/>
    <w:rsid w:val="00336D00"/>
    <w:rsid w:val="003375FB"/>
    <w:rsid w:val="003400E6"/>
    <w:rsid w:val="00340397"/>
    <w:rsid w:val="0034162F"/>
    <w:rsid w:val="00341F00"/>
    <w:rsid w:val="003437C1"/>
    <w:rsid w:val="003439EB"/>
    <w:rsid w:val="0034412A"/>
    <w:rsid w:val="0034572D"/>
    <w:rsid w:val="0034579A"/>
    <w:rsid w:val="003457CE"/>
    <w:rsid w:val="00345BF4"/>
    <w:rsid w:val="003463D4"/>
    <w:rsid w:val="003468DA"/>
    <w:rsid w:val="0034776F"/>
    <w:rsid w:val="00347EE7"/>
    <w:rsid w:val="0035170B"/>
    <w:rsid w:val="003527EC"/>
    <w:rsid w:val="00352E0F"/>
    <w:rsid w:val="0035335A"/>
    <w:rsid w:val="0035523D"/>
    <w:rsid w:val="003557AB"/>
    <w:rsid w:val="00355FC0"/>
    <w:rsid w:val="00357564"/>
    <w:rsid w:val="003604EB"/>
    <w:rsid w:val="00360602"/>
    <w:rsid w:val="003620EF"/>
    <w:rsid w:val="00362D23"/>
    <w:rsid w:val="00362FEC"/>
    <w:rsid w:val="00363BA0"/>
    <w:rsid w:val="00364A9A"/>
    <w:rsid w:val="0036537D"/>
    <w:rsid w:val="003704AA"/>
    <w:rsid w:val="003726C0"/>
    <w:rsid w:val="00372F0A"/>
    <w:rsid w:val="003731A2"/>
    <w:rsid w:val="003734BC"/>
    <w:rsid w:val="00373712"/>
    <w:rsid w:val="003739EC"/>
    <w:rsid w:val="00373AB0"/>
    <w:rsid w:val="00373CEC"/>
    <w:rsid w:val="003763D2"/>
    <w:rsid w:val="00376BCC"/>
    <w:rsid w:val="00377077"/>
    <w:rsid w:val="00377836"/>
    <w:rsid w:val="00380550"/>
    <w:rsid w:val="00381079"/>
    <w:rsid w:val="00382E73"/>
    <w:rsid w:val="00384035"/>
    <w:rsid w:val="00384502"/>
    <w:rsid w:val="0038497B"/>
    <w:rsid w:val="0039121A"/>
    <w:rsid w:val="00392507"/>
    <w:rsid w:val="00392996"/>
    <w:rsid w:val="00392E54"/>
    <w:rsid w:val="00393AA9"/>
    <w:rsid w:val="00394C9A"/>
    <w:rsid w:val="0039533D"/>
    <w:rsid w:val="00395950"/>
    <w:rsid w:val="00397B45"/>
    <w:rsid w:val="003A2E84"/>
    <w:rsid w:val="003A2F5B"/>
    <w:rsid w:val="003A345C"/>
    <w:rsid w:val="003A3613"/>
    <w:rsid w:val="003A59D9"/>
    <w:rsid w:val="003A5A15"/>
    <w:rsid w:val="003A7B07"/>
    <w:rsid w:val="003A7F33"/>
    <w:rsid w:val="003B0803"/>
    <w:rsid w:val="003B150B"/>
    <w:rsid w:val="003B17AD"/>
    <w:rsid w:val="003B1A9F"/>
    <w:rsid w:val="003B3BB5"/>
    <w:rsid w:val="003B4553"/>
    <w:rsid w:val="003B4D67"/>
    <w:rsid w:val="003B548F"/>
    <w:rsid w:val="003B5972"/>
    <w:rsid w:val="003B59C0"/>
    <w:rsid w:val="003B60B9"/>
    <w:rsid w:val="003B6674"/>
    <w:rsid w:val="003C2076"/>
    <w:rsid w:val="003C274D"/>
    <w:rsid w:val="003C2A31"/>
    <w:rsid w:val="003C4A72"/>
    <w:rsid w:val="003C4BCE"/>
    <w:rsid w:val="003C4DAB"/>
    <w:rsid w:val="003C78C3"/>
    <w:rsid w:val="003C7ACD"/>
    <w:rsid w:val="003D0EAB"/>
    <w:rsid w:val="003D185C"/>
    <w:rsid w:val="003D1D84"/>
    <w:rsid w:val="003D2B9C"/>
    <w:rsid w:val="003D2D83"/>
    <w:rsid w:val="003D2E20"/>
    <w:rsid w:val="003D2EFB"/>
    <w:rsid w:val="003D323A"/>
    <w:rsid w:val="003D33E9"/>
    <w:rsid w:val="003D36DC"/>
    <w:rsid w:val="003D472F"/>
    <w:rsid w:val="003D54E7"/>
    <w:rsid w:val="003D579B"/>
    <w:rsid w:val="003D66E2"/>
    <w:rsid w:val="003D692E"/>
    <w:rsid w:val="003D7159"/>
    <w:rsid w:val="003D7645"/>
    <w:rsid w:val="003E0F46"/>
    <w:rsid w:val="003E1B35"/>
    <w:rsid w:val="003E2EB2"/>
    <w:rsid w:val="003E3045"/>
    <w:rsid w:val="003E30E1"/>
    <w:rsid w:val="003E341A"/>
    <w:rsid w:val="003E3754"/>
    <w:rsid w:val="003E3BB6"/>
    <w:rsid w:val="003E40AA"/>
    <w:rsid w:val="003E4297"/>
    <w:rsid w:val="003E4A4F"/>
    <w:rsid w:val="003E6295"/>
    <w:rsid w:val="003E62FC"/>
    <w:rsid w:val="003E6A53"/>
    <w:rsid w:val="003F0A52"/>
    <w:rsid w:val="003F1246"/>
    <w:rsid w:val="003F1BDF"/>
    <w:rsid w:val="003F2532"/>
    <w:rsid w:val="003F2740"/>
    <w:rsid w:val="003F288F"/>
    <w:rsid w:val="003F2D58"/>
    <w:rsid w:val="003F398C"/>
    <w:rsid w:val="003F5161"/>
    <w:rsid w:val="003F7885"/>
    <w:rsid w:val="004001C4"/>
    <w:rsid w:val="004008A7"/>
    <w:rsid w:val="004008F6"/>
    <w:rsid w:val="00402888"/>
    <w:rsid w:val="00402C4E"/>
    <w:rsid w:val="00402EC9"/>
    <w:rsid w:val="00405C08"/>
    <w:rsid w:val="00406379"/>
    <w:rsid w:val="00406942"/>
    <w:rsid w:val="0040780A"/>
    <w:rsid w:val="0041033C"/>
    <w:rsid w:val="00410A53"/>
    <w:rsid w:val="00410CF5"/>
    <w:rsid w:val="0041155B"/>
    <w:rsid w:val="00411661"/>
    <w:rsid w:val="004119F8"/>
    <w:rsid w:val="0041273C"/>
    <w:rsid w:val="004149FF"/>
    <w:rsid w:val="00415085"/>
    <w:rsid w:val="004150D1"/>
    <w:rsid w:val="00416797"/>
    <w:rsid w:val="0041755F"/>
    <w:rsid w:val="00417847"/>
    <w:rsid w:val="004179B2"/>
    <w:rsid w:val="00420C4C"/>
    <w:rsid w:val="00424771"/>
    <w:rsid w:val="00424BD7"/>
    <w:rsid w:val="00424CFE"/>
    <w:rsid w:val="00426AE7"/>
    <w:rsid w:val="00426FCD"/>
    <w:rsid w:val="00430F05"/>
    <w:rsid w:val="00431526"/>
    <w:rsid w:val="00431C2E"/>
    <w:rsid w:val="00433B28"/>
    <w:rsid w:val="0043499D"/>
    <w:rsid w:val="00435191"/>
    <w:rsid w:val="00435B11"/>
    <w:rsid w:val="00436218"/>
    <w:rsid w:val="004376DC"/>
    <w:rsid w:val="004377C7"/>
    <w:rsid w:val="00437D3F"/>
    <w:rsid w:val="00437D79"/>
    <w:rsid w:val="0044054D"/>
    <w:rsid w:val="004405CC"/>
    <w:rsid w:val="00440A8C"/>
    <w:rsid w:val="00440E85"/>
    <w:rsid w:val="00441043"/>
    <w:rsid w:val="00441D9E"/>
    <w:rsid w:val="0044261C"/>
    <w:rsid w:val="00443AE0"/>
    <w:rsid w:val="004444A6"/>
    <w:rsid w:val="00445A24"/>
    <w:rsid w:val="00446AA5"/>
    <w:rsid w:val="0044716D"/>
    <w:rsid w:val="00447A3C"/>
    <w:rsid w:val="00447D2C"/>
    <w:rsid w:val="00447FA6"/>
    <w:rsid w:val="00450F37"/>
    <w:rsid w:val="004514DD"/>
    <w:rsid w:val="004516AE"/>
    <w:rsid w:val="00451C4F"/>
    <w:rsid w:val="004525D6"/>
    <w:rsid w:val="00460D69"/>
    <w:rsid w:val="00460F6E"/>
    <w:rsid w:val="00461166"/>
    <w:rsid w:val="004617DB"/>
    <w:rsid w:val="00461982"/>
    <w:rsid w:val="00461D16"/>
    <w:rsid w:val="00461DEB"/>
    <w:rsid w:val="004633F3"/>
    <w:rsid w:val="00463658"/>
    <w:rsid w:val="00464466"/>
    <w:rsid w:val="00464529"/>
    <w:rsid w:val="004647FD"/>
    <w:rsid w:val="004653A6"/>
    <w:rsid w:val="0046626E"/>
    <w:rsid w:val="0046654A"/>
    <w:rsid w:val="00466AC0"/>
    <w:rsid w:val="00467642"/>
    <w:rsid w:val="004710C5"/>
    <w:rsid w:val="00471B7B"/>
    <w:rsid w:val="00473C14"/>
    <w:rsid w:val="00473C47"/>
    <w:rsid w:val="004742DB"/>
    <w:rsid w:val="00474E08"/>
    <w:rsid w:val="00475110"/>
    <w:rsid w:val="004767F9"/>
    <w:rsid w:val="00476F79"/>
    <w:rsid w:val="0048000C"/>
    <w:rsid w:val="00480C4C"/>
    <w:rsid w:val="00480ED8"/>
    <w:rsid w:val="0048222E"/>
    <w:rsid w:val="0048297D"/>
    <w:rsid w:val="00482BCD"/>
    <w:rsid w:val="004833C9"/>
    <w:rsid w:val="0048378B"/>
    <w:rsid w:val="00483B76"/>
    <w:rsid w:val="00483CEB"/>
    <w:rsid w:val="00484057"/>
    <w:rsid w:val="004846E7"/>
    <w:rsid w:val="004848B7"/>
    <w:rsid w:val="00485D6E"/>
    <w:rsid w:val="00486394"/>
    <w:rsid w:val="00487452"/>
    <w:rsid w:val="00487DE4"/>
    <w:rsid w:val="004904F9"/>
    <w:rsid w:val="00490D2A"/>
    <w:rsid w:val="0049225B"/>
    <w:rsid w:val="0049240D"/>
    <w:rsid w:val="00492777"/>
    <w:rsid w:val="0049356C"/>
    <w:rsid w:val="0049430D"/>
    <w:rsid w:val="0049446C"/>
    <w:rsid w:val="004966DC"/>
    <w:rsid w:val="00496B61"/>
    <w:rsid w:val="00496F69"/>
    <w:rsid w:val="00497184"/>
    <w:rsid w:val="00497573"/>
    <w:rsid w:val="004A0711"/>
    <w:rsid w:val="004A1109"/>
    <w:rsid w:val="004A1E1E"/>
    <w:rsid w:val="004A2403"/>
    <w:rsid w:val="004A2AE1"/>
    <w:rsid w:val="004A5615"/>
    <w:rsid w:val="004A687C"/>
    <w:rsid w:val="004A6E21"/>
    <w:rsid w:val="004B1151"/>
    <w:rsid w:val="004B1BC4"/>
    <w:rsid w:val="004B1EFD"/>
    <w:rsid w:val="004B2605"/>
    <w:rsid w:val="004B2AD6"/>
    <w:rsid w:val="004B324C"/>
    <w:rsid w:val="004B3BFB"/>
    <w:rsid w:val="004B3ED4"/>
    <w:rsid w:val="004B3FB5"/>
    <w:rsid w:val="004B4562"/>
    <w:rsid w:val="004B6B0D"/>
    <w:rsid w:val="004B6E92"/>
    <w:rsid w:val="004B7035"/>
    <w:rsid w:val="004B711C"/>
    <w:rsid w:val="004B7587"/>
    <w:rsid w:val="004B7A2A"/>
    <w:rsid w:val="004C0D71"/>
    <w:rsid w:val="004C1663"/>
    <w:rsid w:val="004C1AF4"/>
    <w:rsid w:val="004C249B"/>
    <w:rsid w:val="004C24D2"/>
    <w:rsid w:val="004C2682"/>
    <w:rsid w:val="004C315A"/>
    <w:rsid w:val="004C321A"/>
    <w:rsid w:val="004C4507"/>
    <w:rsid w:val="004C4AC0"/>
    <w:rsid w:val="004C58FA"/>
    <w:rsid w:val="004C5C6C"/>
    <w:rsid w:val="004D0EFD"/>
    <w:rsid w:val="004D1160"/>
    <w:rsid w:val="004D18BB"/>
    <w:rsid w:val="004D2031"/>
    <w:rsid w:val="004D38D0"/>
    <w:rsid w:val="004D3936"/>
    <w:rsid w:val="004D3E0B"/>
    <w:rsid w:val="004D4A7E"/>
    <w:rsid w:val="004D4F82"/>
    <w:rsid w:val="004D4FB5"/>
    <w:rsid w:val="004D544E"/>
    <w:rsid w:val="004D587A"/>
    <w:rsid w:val="004D5A15"/>
    <w:rsid w:val="004D5D9B"/>
    <w:rsid w:val="004D65DA"/>
    <w:rsid w:val="004E0375"/>
    <w:rsid w:val="004E187D"/>
    <w:rsid w:val="004E207C"/>
    <w:rsid w:val="004E2A31"/>
    <w:rsid w:val="004E2B98"/>
    <w:rsid w:val="004E3644"/>
    <w:rsid w:val="004E37AC"/>
    <w:rsid w:val="004E3B47"/>
    <w:rsid w:val="004E4202"/>
    <w:rsid w:val="004E50A5"/>
    <w:rsid w:val="004E6F60"/>
    <w:rsid w:val="004E729B"/>
    <w:rsid w:val="004E7345"/>
    <w:rsid w:val="004E7AE7"/>
    <w:rsid w:val="004E7E19"/>
    <w:rsid w:val="004F00DC"/>
    <w:rsid w:val="004F01A3"/>
    <w:rsid w:val="004F0843"/>
    <w:rsid w:val="004F1359"/>
    <w:rsid w:val="004F1386"/>
    <w:rsid w:val="004F2229"/>
    <w:rsid w:val="004F25E3"/>
    <w:rsid w:val="004F31BA"/>
    <w:rsid w:val="004F598D"/>
    <w:rsid w:val="004F74D1"/>
    <w:rsid w:val="005004CA"/>
    <w:rsid w:val="00501BEC"/>
    <w:rsid w:val="00502414"/>
    <w:rsid w:val="00502DB8"/>
    <w:rsid w:val="00503014"/>
    <w:rsid w:val="00504167"/>
    <w:rsid w:val="005043D4"/>
    <w:rsid w:val="00504679"/>
    <w:rsid w:val="00504BFE"/>
    <w:rsid w:val="00505577"/>
    <w:rsid w:val="005064A7"/>
    <w:rsid w:val="0050692A"/>
    <w:rsid w:val="00506E25"/>
    <w:rsid w:val="005077D0"/>
    <w:rsid w:val="005101B9"/>
    <w:rsid w:val="00511421"/>
    <w:rsid w:val="00513A01"/>
    <w:rsid w:val="005165B0"/>
    <w:rsid w:val="00517204"/>
    <w:rsid w:val="00520362"/>
    <w:rsid w:val="00520CBC"/>
    <w:rsid w:val="00520E5F"/>
    <w:rsid w:val="00521E26"/>
    <w:rsid w:val="00522372"/>
    <w:rsid w:val="00523220"/>
    <w:rsid w:val="00524311"/>
    <w:rsid w:val="00524814"/>
    <w:rsid w:val="00524AF8"/>
    <w:rsid w:val="00526509"/>
    <w:rsid w:val="00527328"/>
    <w:rsid w:val="0052733C"/>
    <w:rsid w:val="00527770"/>
    <w:rsid w:val="0053019C"/>
    <w:rsid w:val="0053073D"/>
    <w:rsid w:val="00530985"/>
    <w:rsid w:val="00531023"/>
    <w:rsid w:val="005315BD"/>
    <w:rsid w:val="00531CEA"/>
    <w:rsid w:val="005320EF"/>
    <w:rsid w:val="0053216C"/>
    <w:rsid w:val="00532B82"/>
    <w:rsid w:val="005337E5"/>
    <w:rsid w:val="005344EB"/>
    <w:rsid w:val="005366C5"/>
    <w:rsid w:val="0053736A"/>
    <w:rsid w:val="0053777B"/>
    <w:rsid w:val="0054044C"/>
    <w:rsid w:val="00541475"/>
    <w:rsid w:val="0054202D"/>
    <w:rsid w:val="0054434C"/>
    <w:rsid w:val="00544A52"/>
    <w:rsid w:val="00544E9F"/>
    <w:rsid w:val="0054563C"/>
    <w:rsid w:val="00546297"/>
    <w:rsid w:val="00547CBA"/>
    <w:rsid w:val="00550408"/>
    <w:rsid w:val="00550663"/>
    <w:rsid w:val="00551393"/>
    <w:rsid w:val="0055206F"/>
    <w:rsid w:val="005526DE"/>
    <w:rsid w:val="00552AA4"/>
    <w:rsid w:val="00553103"/>
    <w:rsid w:val="0055468B"/>
    <w:rsid w:val="00554D1B"/>
    <w:rsid w:val="00556490"/>
    <w:rsid w:val="00556979"/>
    <w:rsid w:val="005570F3"/>
    <w:rsid w:val="00557F2B"/>
    <w:rsid w:val="00561E69"/>
    <w:rsid w:val="005635EE"/>
    <w:rsid w:val="00563C52"/>
    <w:rsid w:val="00563C75"/>
    <w:rsid w:val="005641DB"/>
    <w:rsid w:val="00564445"/>
    <w:rsid w:val="00564FC6"/>
    <w:rsid w:val="005652C6"/>
    <w:rsid w:val="0056553B"/>
    <w:rsid w:val="00566FEB"/>
    <w:rsid w:val="00567113"/>
    <w:rsid w:val="00571AE7"/>
    <w:rsid w:val="005727B1"/>
    <w:rsid w:val="005738EC"/>
    <w:rsid w:val="00573BB2"/>
    <w:rsid w:val="005740F4"/>
    <w:rsid w:val="005760B1"/>
    <w:rsid w:val="005760D2"/>
    <w:rsid w:val="00576304"/>
    <w:rsid w:val="005765BA"/>
    <w:rsid w:val="00577528"/>
    <w:rsid w:val="005779B7"/>
    <w:rsid w:val="00581070"/>
    <w:rsid w:val="00582902"/>
    <w:rsid w:val="00583BEE"/>
    <w:rsid w:val="00584138"/>
    <w:rsid w:val="005848C6"/>
    <w:rsid w:val="005855A2"/>
    <w:rsid w:val="00585A3F"/>
    <w:rsid w:val="0058750D"/>
    <w:rsid w:val="00590D2B"/>
    <w:rsid w:val="0059108F"/>
    <w:rsid w:val="00591D8B"/>
    <w:rsid w:val="00592033"/>
    <w:rsid w:val="00592082"/>
    <w:rsid w:val="00592728"/>
    <w:rsid w:val="005928D3"/>
    <w:rsid w:val="00593621"/>
    <w:rsid w:val="005937CB"/>
    <w:rsid w:val="00593C88"/>
    <w:rsid w:val="00595BD3"/>
    <w:rsid w:val="00596F06"/>
    <w:rsid w:val="00597054"/>
    <w:rsid w:val="00597C90"/>
    <w:rsid w:val="005A098B"/>
    <w:rsid w:val="005A3249"/>
    <w:rsid w:val="005A3AEF"/>
    <w:rsid w:val="005A3C4A"/>
    <w:rsid w:val="005A3FE0"/>
    <w:rsid w:val="005A4CE0"/>
    <w:rsid w:val="005A516D"/>
    <w:rsid w:val="005A5F32"/>
    <w:rsid w:val="005A66EE"/>
    <w:rsid w:val="005B1574"/>
    <w:rsid w:val="005B1730"/>
    <w:rsid w:val="005B2A35"/>
    <w:rsid w:val="005B2C40"/>
    <w:rsid w:val="005B2F90"/>
    <w:rsid w:val="005B31C0"/>
    <w:rsid w:val="005B39C0"/>
    <w:rsid w:val="005B3B6D"/>
    <w:rsid w:val="005B4F91"/>
    <w:rsid w:val="005C0942"/>
    <w:rsid w:val="005C0AFF"/>
    <w:rsid w:val="005C166B"/>
    <w:rsid w:val="005C1ACC"/>
    <w:rsid w:val="005C3F9A"/>
    <w:rsid w:val="005C4B44"/>
    <w:rsid w:val="005C4D64"/>
    <w:rsid w:val="005C7286"/>
    <w:rsid w:val="005C7429"/>
    <w:rsid w:val="005C7D2B"/>
    <w:rsid w:val="005D0FBD"/>
    <w:rsid w:val="005D1010"/>
    <w:rsid w:val="005D1A76"/>
    <w:rsid w:val="005D223A"/>
    <w:rsid w:val="005D2485"/>
    <w:rsid w:val="005D250D"/>
    <w:rsid w:val="005D284C"/>
    <w:rsid w:val="005D28ED"/>
    <w:rsid w:val="005D45D5"/>
    <w:rsid w:val="005D5898"/>
    <w:rsid w:val="005D5BDC"/>
    <w:rsid w:val="005D6AB1"/>
    <w:rsid w:val="005D70DE"/>
    <w:rsid w:val="005D7769"/>
    <w:rsid w:val="005D7886"/>
    <w:rsid w:val="005E034E"/>
    <w:rsid w:val="005E0B17"/>
    <w:rsid w:val="005E0F3C"/>
    <w:rsid w:val="005E15A4"/>
    <w:rsid w:val="005E18DB"/>
    <w:rsid w:val="005E1DEA"/>
    <w:rsid w:val="005E2307"/>
    <w:rsid w:val="005E2773"/>
    <w:rsid w:val="005E297E"/>
    <w:rsid w:val="005E3385"/>
    <w:rsid w:val="005E57CD"/>
    <w:rsid w:val="005E5AC0"/>
    <w:rsid w:val="005E69E0"/>
    <w:rsid w:val="005F10CF"/>
    <w:rsid w:val="005F187E"/>
    <w:rsid w:val="005F1ADE"/>
    <w:rsid w:val="005F1F12"/>
    <w:rsid w:val="005F202B"/>
    <w:rsid w:val="005F2CDA"/>
    <w:rsid w:val="005F3D84"/>
    <w:rsid w:val="005F4217"/>
    <w:rsid w:val="005F45B7"/>
    <w:rsid w:val="005F4748"/>
    <w:rsid w:val="005F6EF0"/>
    <w:rsid w:val="005F7853"/>
    <w:rsid w:val="006002AD"/>
    <w:rsid w:val="006005F8"/>
    <w:rsid w:val="006022AB"/>
    <w:rsid w:val="006032F4"/>
    <w:rsid w:val="00605003"/>
    <w:rsid w:val="00605192"/>
    <w:rsid w:val="00605D63"/>
    <w:rsid w:val="00605E8F"/>
    <w:rsid w:val="00606D59"/>
    <w:rsid w:val="00607C81"/>
    <w:rsid w:val="0061029E"/>
    <w:rsid w:val="00610B7F"/>
    <w:rsid w:val="00610C9B"/>
    <w:rsid w:val="006130B5"/>
    <w:rsid w:val="006145DC"/>
    <w:rsid w:val="00614A87"/>
    <w:rsid w:val="006152C4"/>
    <w:rsid w:val="00616EAC"/>
    <w:rsid w:val="00620FF6"/>
    <w:rsid w:val="006216E4"/>
    <w:rsid w:val="00621D43"/>
    <w:rsid w:val="00622116"/>
    <w:rsid w:val="00623D38"/>
    <w:rsid w:val="0062692D"/>
    <w:rsid w:val="0062732D"/>
    <w:rsid w:val="006277F1"/>
    <w:rsid w:val="00627A8B"/>
    <w:rsid w:val="0063049A"/>
    <w:rsid w:val="00630912"/>
    <w:rsid w:val="0063189C"/>
    <w:rsid w:val="0063479F"/>
    <w:rsid w:val="00634D6D"/>
    <w:rsid w:val="00634F52"/>
    <w:rsid w:val="00636089"/>
    <w:rsid w:val="00636D26"/>
    <w:rsid w:val="00640C42"/>
    <w:rsid w:val="0064101B"/>
    <w:rsid w:val="00641507"/>
    <w:rsid w:val="006420D1"/>
    <w:rsid w:val="00642681"/>
    <w:rsid w:val="006427B7"/>
    <w:rsid w:val="00642F0F"/>
    <w:rsid w:val="006434F4"/>
    <w:rsid w:val="006436D7"/>
    <w:rsid w:val="00644CB4"/>
    <w:rsid w:val="00646479"/>
    <w:rsid w:val="00646B75"/>
    <w:rsid w:val="00646FE0"/>
    <w:rsid w:val="00647C13"/>
    <w:rsid w:val="006502AF"/>
    <w:rsid w:val="00652156"/>
    <w:rsid w:val="00652634"/>
    <w:rsid w:val="00653126"/>
    <w:rsid w:val="00653727"/>
    <w:rsid w:val="006542C4"/>
    <w:rsid w:val="00654EB1"/>
    <w:rsid w:val="006556AD"/>
    <w:rsid w:val="00656CF7"/>
    <w:rsid w:val="00656D36"/>
    <w:rsid w:val="00657FB2"/>
    <w:rsid w:val="006600B4"/>
    <w:rsid w:val="006604BC"/>
    <w:rsid w:val="00660C28"/>
    <w:rsid w:val="0066130F"/>
    <w:rsid w:val="006621CF"/>
    <w:rsid w:val="00662B93"/>
    <w:rsid w:val="00662BE6"/>
    <w:rsid w:val="006635F1"/>
    <w:rsid w:val="00665745"/>
    <w:rsid w:val="00665FAF"/>
    <w:rsid w:val="006675E4"/>
    <w:rsid w:val="0066788D"/>
    <w:rsid w:val="00667A12"/>
    <w:rsid w:val="00667C9A"/>
    <w:rsid w:val="00670963"/>
    <w:rsid w:val="006711F3"/>
    <w:rsid w:val="0067167B"/>
    <w:rsid w:val="00671847"/>
    <w:rsid w:val="0067238A"/>
    <w:rsid w:val="00672798"/>
    <w:rsid w:val="0067285C"/>
    <w:rsid w:val="006749D3"/>
    <w:rsid w:val="0067545B"/>
    <w:rsid w:val="006763E2"/>
    <w:rsid w:val="006765F0"/>
    <w:rsid w:val="006776A1"/>
    <w:rsid w:val="00680929"/>
    <w:rsid w:val="00680A5F"/>
    <w:rsid w:val="00680D38"/>
    <w:rsid w:val="00681041"/>
    <w:rsid w:val="00681567"/>
    <w:rsid w:val="00683988"/>
    <w:rsid w:val="00683BEA"/>
    <w:rsid w:val="00683EFF"/>
    <w:rsid w:val="00684F8E"/>
    <w:rsid w:val="0068518C"/>
    <w:rsid w:val="0068581A"/>
    <w:rsid w:val="00685F24"/>
    <w:rsid w:val="00687B74"/>
    <w:rsid w:val="00687BAA"/>
    <w:rsid w:val="00690F9D"/>
    <w:rsid w:val="00693266"/>
    <w:rsid w:val="00693288"/>
    <w:rsid w:val="006938E6"/>
    <w:rsid w:val="006947BA"/>
    <w:rsid w:val="00694BD1"/>
    <w:rsid w:val="0069634E"/>
    <w:rsid w:val="00696920"/>
    <w:rsid w:val="00697E98"/>
    <w:rsid w:val="006A05AB"/>
    <w:rsid w:val="006A07D0"/>
    <w:rsid w:val="006A1A8F"/>
    <w:rsid w:val="006A3573"/>
    <w:rsid w:val="006A3D93"/>
    <w:rsid w:val="006A439D"/>
    <w:rsid w:val="006A449D"/>
    <w:rsid w:val="006A4630"/>
    <w:rsid w:val="006A58B1"/>
    <w:rsid w:val="006A619D"/>
    <w:rsid w:val="006A61CD"/>
    <w:rsid w:val="006B0DD6"/>
    <w:rsid w:val="006B16CB"/>
    <w:rsid w:val="006B1C18"/>
    <w:rsid w:val="006B34AD"/>
    <w:rsid w:val="006B6B6B"/>
    <w:rsid w:val="006B7737"/>
    <w:rsid w:val="006B7CC4"/>
    <w:rsid w:val="006B7F7D"/>
    <w:rsid w:val="006B7FDE"/>
    <w:rsid w:val="006C19A3"/>
    <w:rsid w:val="006C2ACB"/>
    <w:rsid w:val="006C34D7"/>
    <w:rsid w:val="006C4774"/>
    <w:rsid w:val="006C4A0E"/>
    <w:rsid w:val="006C4A2F"/>
    <w:rsid w:val="006C5AAF"/>
    <w:rsid w:val="006C60EF"/>
    <w:rsid w:val="006C63CD"/>
    <w:rsid w:val="006C6692"/>
    <w:rsid w:val="006C69B1"/>
    <w:rsid w:val="006C743E"/>
    <w:rsid w:val="006D0097"/>
    <w:rsid w:val="006D0913"/>
    <w:rsid w:val="006D2222"/>
    <w:rsid w:val="006D391C"/>
    <w:rsid w:val="006D3E6D"/>
    <w:rsid w:val="006D44C5"/>
    <w:rsid w:val="006D4E95"/>
    <w:rsid w:val="006D4F59"/>
    <w:rsid w:val="006D501E"/>
    <w:rsid w:val="006D5B45"/>
    <w:rsid w:val="006D6356"/>
    <w:rsid w:val="006E03DD"/>
    <w:rsid w:val="006E0CDB"/>
    <w:rsid w:val="006E147B"/>
    <w:rsid w:val="006E2198"/>
    <w:rsid w:val="006E2540"/>
    <w:rsid w:val="006E337D"/>
    <w:rsid w:val="006E3925"/>
    <w:rsid w:val="006E3995"/>
    <w:rsid w:val="006E48FF"/>
    <w:rsid w:val="006E5092"/>
    <w:rsid w:val="006E63DB"/>
    <w:rsid w:val="006E6D99"/>
    <w:rsid w:val="006E74FF"/>
    <w:rsid w:val="006F120A"/>
    <w:rsid w:val="006F231B"/>
    <w:rsid w:val="006F2F45"/>
    <w:rsid w:val="006F3B4F"/>
    <w:rsid w:val="006F474D"/>
    <w:rsid w:val="006F4B65"/>
    <w:rsid w:val="006F56B0"/>
    <w:rsid w:val="006F6496"/>
    <w:rsid w:val="006F6A68"/>
    <w:rsid w:val="006F6B65"/>
    <w:rsid w:val="006F6D0B"/>
    <w:rsid w:val="006F6DDC"/>
    <w:rsid w:val="0070002B"/>
    <w:rsid w:val="0070011D"/>
    <w:rsid w:val="007021E2"/>
    <w:rsid w:val="00702491"/>
    <w:rsid w:val="00702B36"/>
    <w:rsid w:val="00703E1A"/>
    <w:rsid w:val="007055DA"/>
    <w:rsid w:val="007055E9"/>
    <w:rsid w:val="0070594E"/>
    <w:rsid w:val="00707282"/>
    <w:rsid w:val="00707445"/>
    <w:rsid w:val="007076EF"/>
    <w:rsid w:val="00707872"/>
    <w:rsid w:val="00710A53"/>
    <w:rsid w:val="0071180D"/>
    <w:rsid w:val="007118CF"/>
    <w:rsid w:val="00711BC9"/>
    <w:rsid w:val="00712821"/>
    <w:rsid w:val="0071346A"/>
    <w:rsid w:val="00713899"/>
    <w:rsid w:val="00713DDD"/>
    <w:rsid w:val="00714E36"/>
    <w:rsid w:val="007158D6"/>
    <w:rsid w:val="00716D85"/>
    <w:rsid w:val="00717290"/>
    <w:rsid w:val="0072077F"/>
    <w:rsid w:val="00721A8E"/>
    <w:rsid w:val="00722056"/>
    <w:rsid w:val="007224DA"/>
    <w:rsid w:val="007233CC"/>
    <w:rsid w:val="00725D8F"/>
    <w:rsid w:val="00726389"/>
    <w:rsid w:val="00726C9A"/>
    <w:rsid w:val="00726D99"/>
    <w:rsid w:val="0072781F"/>
    <w:rsid w:val="00730FE8"/>
    <w:rsid w:val="00731D21"/>
    <w:rsid w:val="007321CE"/>
    <w:rsid w:val="00732208"/>
    <w:rsid w:val="00734A80"/>
    <w:rsid w:val="00734C52"/>
    <w:rsid w:val="00735F8B"/>
    <w:rsid w:val="00737204"/>
    <w:rsid w:val="007405C0"/>
    <w:rsid w:val="007407E9"/>
    <w:rsid w:val="00740B57"/>
    <w:rsid w:val="007411C1"/>
    <w:rsid w:val="00741ADE"/>
    <w:rsid w:val="00741D9E"/>
    <w:rsid w:val="00743300"/>
    <w:rsid w:val="00743625"/>
    <w:rsid w:val="0074388A"/>
    <w:rsid w:val="00743DC6"/>
    <w:rsid w:val="00744027"/>
    <w:rsid w:val="0074423B"/>
    <w:rsid w:val="00744CF1"/>
    <w:rsid w:val="007459FD"/>
    <w:rsid w:val="00745F17"/>
    <w:rsid w:val="0074638B"/>
    <w:rsid w:val="007464DD"/>
    <w:rsid w:val="00747C90"/>
    <w:rsid w:val="00750CEF"/>
    <w:rsid w:val="00750F15"/>
    <w:rsid w:val="0075193C"/>
    <w:rsid w:val="00751A5E"/>
    <w:rsid w:val="007523F0"/>
    <w:rsid w:val="00752EF2"/>
    <w:rsid w:val="007545DD"/>
    <w:rsid w:val="0075712A"/>
    <w:rsid w:val="00757556"/>
    <w:rsid w:val="007578E9"/>
    <w:rsid w:val="00760F47"/>
    <w:rsid w:val="0076177D"/>
    <w:rsid w:val="00761AE5"/>
    <w:rsid w:val="00761DDC"/>
    <w:rsid w:val="00761E06"/>
    <w:rsid w:val="0076490A"/>
    <w:rsid w:val="00766124"/>
    <w:rsid w:val="007663CA"/>
    <w:rsid w:val="007706A7"/>
    <w:rsid w:val="00771454"/>
    <w:rsid w:val="00771E73"/>
    <w:rsid w:val="00771F55"/>
    <w:rsid w:val="007723DB"/>
    <w:rsid w:val="007726B7"/>
    <w:rsid w:val="007726BC"/>
    <w:rsid w:val="007741E1"/>
    <w:rsid w:val="00775A6B"/>
    <w:rsid w:val="00775CA6"/>
    <w:rsid w:val="00775F7F"/>
    <w:rsid w:val="0077686F"/>
    <w:rsid w:val="00776AE4"/>
    <w:rsid w:val="00776C35"/>
    <w:rsid w:val="0077732D"/>
    <w:rsid w:val="00777A31"/>
    <w:rsid w:val="00777A74"/>
    <w:rsid w:val="007805BF"/>
    <w:rsid w:val="007812C4"/>
    <w:rsid w:val="00781C13"/>
    <w:rsid w:val="0078427A"/>
    <w:rsid w:val="00784867"/>
    <w:rsid w:val="00785F82"/>
    <w:rsid w:val="00790C3A"/>
    <w:rsid w:val="00792311"/>
    <w:rsid w:val="007923AF"/>
    <w:rsid w:val="0079282C"/>
    <w:rsid w:val="00792CA6"/>
    <w:rsid w:val="00793C0C"/>
    <w:rsid w:val="0079402C"/>
    <w:rsid w:val="00794E7A"/>
    <w:rsid w:val="0079588D"/>
    <w:rsid w:val="00795A13"/>
    <w:rsid w:val="00796766"/>
    <w:rsid w:val="00796E59"/>
    <w:rsid w:val="00796F4E"/>
    <w:rsid w:val="0079738C"/>
    <w:rsid w:val="007A006E"/>
    <w:rsid w:val="007A0E0F"/>
    <w:rsid w:val="007A185E"/>
    <w:rsid w:val="007A2DFE"/>
    <w:rsid w:val="007A3373"/>
    <w:rsid w:val="007A37F3"/>
    <w:rsid w:val="007A3A24"/>
    <w:rsid w:val="007A4A2A"/>
    <w:rsid w:val="007A5A67"/>
    <w:rsid w:val="007A667C"/>
    <w:rsid w:val="007A7025"/>
    <w:rsid w:val="007B1260"/>
    <w:rsid w:val="007B1438"/>
    <w:rsid w:val="007B1B9A"/>
    <w:rsid w:val="007B1F9D"/>
    <w:rsid w:val="007B5A67"/>
    <w:rsid w:val="007B5E74"/>
    <w:rsid w:val="007B6BD4"/>
    <w:rsid w:val="007C0D46"/>
    <w:rsid w:val="007C121A"/>
    <w:rsid w:val="007C2041"/>
    <w:rsid w:val="007C2962"/>
    <w:rsid w:val="007C29B5"/>
    <w:rsid w:val="007C5A33"/>
    <w:rsid w:val="007C6209"/>
    <w:rsid w:val="007C6F2B"/>
    <w:rsid w:val="007D0688"/>
    <w:rsid w:val="007D1F00"/>
    <w:rsid w:val="007D26D1"/>
    <w:rsid w:val="007D28C1"/>
    <w:rsid w:val="007D2ABE"/>
    <w:rsid w:val="007D42D0"/>
    <w:rsid w:val="007D42D8"/>
    <w:rsid w:val="007D4628"/>
    <w:rsid w:val="007D48C2"/>
    <w:rsid w:val="007D5116"/>
    <w:rsid w:val="007D5A02"/>
    <w:rsid w:val="007D6401"/>
    <w:rsid w:val="007D649E"/>
    <w:rsid w:val="007E0A18"/>
    <w:rsid w:val="007E0A6E"/>
    <w:rsid w:val="007E10D8"/>
    <w:rsid w:val="007E158C"/>
    <w:rsid w:val="007E19F3"/>
    <w:rsid w:val="007E1D8D"/>
    <w:rsid w:val="007E1F35"/>
    <w:rsid w:val="007E3302"/>
    <w:rsid w:val="007E45DF"/>
    <w:rsid w:val="007E4E1A"/>
    <w:rsid w:val="007E5108"/>
    <w:rsid w:val="007E577C"/>
    <w:rsid w:val="007E5FF5"/>
    <w:rsid w:val="007E77C0"/>
    <w:rsid w:val="007F0C47"/>
    <w:rsid w:val="007F1AF3"/>
    <w:rsid w:val="007F1CFC"/>
    <w:rsid w:val="007F2A18"/>
    <w:rsid w:val="007F2CFA"/>
    <w:rsid w:val="007F3E4C"/>
    <w:rsid w:val="007F449F"/>
    <w:rsid w:val="007F4514"/>
    <w:rsid w:val="007F458E"/>
    <w:rsid w:val="007F4E31"/>
    <w:rsid w:val="007F5D42"/>
    <w:rsid w:val="007F70A2"/>
    <w:rsid w:val="007F748C"/>
    <w:rsid w:val="007F74C3"/>
    <w:rsid w:val="007F780C"/>
    <w:rsid w:val="00801720"/>
    <w:rsid w:val="00801B28"/>
    <w:rsid w:val="008024D0"/>
    <w:rsid w:val="0080285F"/>
    <w:rsid w:val="00802AE5"/>
    <w:rsid w:val="008039C0"/>
    <w:rsid w:val="00804964"/>
    <w:rsid w:val="00805666"/>
    <w:rsid w:val="00806CAE"/>
    <w:rsid w:val="00807614"/>
    <w:rsid w:val="00807CE1"/>
    <w:rsid w:val="00810CC8"/>
    <w:rsid w:val="008113F0"/>
    <w:rsid w:val="0081280C"/>
    <w:rsid w:val="00812B19"/>
    <w:rsid w:val="00812CFE"/>
    <w:rsid w:val="00812E47"/>
    <w:rsid w:val="00813519"/>
    <w:rsid w:val="008135B9"/>
    <w:rsid w:val="00813EB3"/>
    <w:rsid w:val="00813F82"/>
    <w:rsid w:val="00814062"/>
    <w:rsid w:val="008145E6"/>
    <w:rsid w:val="00814780"/>
    <w:rsid w:val="008220E7"/>
    <w:rsid w:val="00822FDC"/>
    <w:rsid w:val="008242B5"/>
    <w:rsid w:val="008244BA"/>
    <w:rsid w:val="00825F51"/>
    <w:rsid w:val="008267F1"/>
    <w:rsid w:val="00830001"/>
    <w:rsid w:val="00830FAD"/>
    <w:rsid w:val="00831210"/>
    <w:rsid w:val="0083210B"/>
    <w:rsid w:val="00832421"/>
    <w:rsid w:val="0083414F"/>
    <w:rsid w:val="00835340"/>
    <w:rsid w:val="00835692"/>
    <w:rsid w:val="00835B89"/>
    <w:rsid w:val="00835B92"/>
    <w:rsid w:val="00835C62"/>
    <w:rsid w:val="0083680F"/>
    <w:rsid w:val="00836E9A"/>
    <w:rsid w:val="008375BC"/>
    <w:rsid w:val="008378F0"/>
    <w:rsid w:val="00837B17"/>
    <w:rsid w:val="00840422"/>
    <w:rsid w:val="008406DB"/>
    <w:rsid w:val="00840D23"/>
    <w:rsid w:val="00842560"/>
    <w:rsid w:val="008428C0"/>
    <w:rsid w:val="00842FDC"/>
    <w:rsid w:val="00843263"/>
    <w:rsid w:val="008433FC"/>
    <w:rsid w:val="00843BC9"/>
    <w:rsid w:val="00843C07"/>
    <w:rsid w:val="00843E09"/>
    <w:rsid w:val="00843FD0"/>
    <w:rsid w:val="008445A5"/>
    <w:rsid w:val="008447EE"/>
    <w:rsid w:val="008450B6"/>
    <w:rsid w:val="00845A7C"/>
    <w:rsid w:val="00846BEE"/>
    <w:rsid w:val="00847A61"/>
    <w:rsid w:val="00847B1F"/>
    <w:rsid w:val="00847F8C"/>
    <w:rsid w:val="0085023D"/>
    <w:rsid w:val="00850BFC"/>
    <w:rsid w:val="00851349"/>
    <w:rsid w:val="008517EE"/>
    <w:rsid w:val="0085397A"/>
    <w:rsid w:val="008540B2"/>
    <w:rsid w:val="0085468E"/>
    <w:rsid w:val="00854893"/>
    <w:rsid w:val="00854BC8"/>
    <w:rsid w:val="00855122"/>
    <w:rsid w:val="00855B10"/>
    <w:rsid w:val="00855DA6"/>
    <w:rsid w:val="008563F6"/>
    <w:rsid w:val="00856F6C"/>
    <w:rsid w:val="00857751"/>
    <w:rsid w:val="00857B2A"/>
    <w:rsid w:val="00857EBB"/>
    <w:rsid w:val="008612CF"/>
    <w:rsid w:val="00861810"/>
    <w:rsid w:val="008626FA"/>
    <w:rsid w:val="00863808"/>
    <w:rsid w:val="0086451F"/>
    <w:rsid w:val="00864DED"/>
    <w:rsid w:val="00865100"/>
    <w:rsid w:val="0086592F"/>
    <w:rsid w:val="008662FA"/>
    <w:rsid w:val="00866722"/>
    <w:rsid w:val="00866AEE"/>
    <w:rsid w:val="00867813"/>
    <w:rsid w:val="008703A0"/>
    <w:rsid w:val="0087082B"/>
    <w:rsid w:val="00871CB9"/>
    <w:rsid w:val="00872177"/>
    <w:rsid w:val="00872287"/>
    <w:rsid w:val="00872965"/>
    <w:rsid w:val="00872ED2"/>
    <w:rsid w:val="008735AD"/>
    <w:rsid w:val="00873D9B"/>
    <w:rsid w:val="008750F1"/>
    <w:rsid w:val="008756AA"/>
    <w:rsid w:val="00875D7E"/>
    <w:rsid w:val="00876B85"/>
    <w:rsid w:val="00876E47"/>
    <w:rsid w:val="00877246"/>
    <w:rsid w:val="00877670"/>
    <w:rsid w:val="008800D3"/>
    <w:rsid w:val="008804E9"/>
    <w:rsid w:val="0088056D"/>
    <w:rsid w:val="00881019"/>
    <w:rsid w:val="00881449"/>
    <w:rsid w:val="00881FDA"/>
    <w:rsid w:val="0088242E"/>
    <w:rsid w:val="00882C76"/>
    <w:rsid w:val="00882E7C"/>
    <w:rsid w:val="00883414"/>
    <w:rsid w:val="00883DEF"/>
    <w:rsid w:val="008862CB"/>
    <w:rsid w:val="00892C05"/>
    <w:rsid w:val="0089329F"/>
    <w:rsid w:val="008945C9"/>
    <w:rsid w:val="00894C6C"/>
    <w:rsid w:val="00895421"/>
    <w:rsid w:val="008958EB"/>
    <w:rsid w:val="00895EA7"/>
    <w:rsid w:val="00895FF2"/>
    <w:rsid w:val="0089627D"/>
    <w:rsid w:val="0089666C"/>
    <w:rsid w:val="008A016D"/>
    <w:rsid w:val="008A1168"/>
    <w:rsid w:val="008A177B"/>
    <w:rsid w:val="008A1D39"/>
    <w:rsid w:val="008A1FEE"/>
    <w:rsid w:val="008A29BB"/>
    <w:rsid w:val="008A2A22"/>
    <w:rsid w:val="008A45A1"/>
    <w:rsid w:val="008A4A9D"/>
    <w:rsid w:val="008A4D81"/>
    <w:rsid w:val="008A5676"/>
    <w:rsid w:val="008A5EAA"/>
    <w:rsid w:val="008A6465"/>
    <w:rsid w:val="008A6B91"/>
    <w:rsid w:val="008A6FB0"/>
    <w:rsid w:val="008A7277"/>
    <w:rsid w:val="008A740D"/>
    <w:rsid w:val="008B091D"/>
    <w:rsid w:val="008B0CFC"/>
    <w:rsid w:val="008B1043"/>
    <w:rsid w:val="008B1115"/>
    <w:rsid w:val="008B1CC9"/>
    <w:rsid w:val="008B1EFE"/>
    <w:rsid w:val="008B1F07"/>
    <w:rsid w:val="008B276E"/>
    <w:rsid w:val="008B3741"/>
    <w:rsid w:val="008B4D3D"/>
    <w:rsid w:val="008B5E82"/>
    <w:rsid w:val="008B7B87"/>
    <w:rsid w:val="008C097F"/>
    <w:rsid w:val="008C09CB"/>
    <w:rsid w:val="008C0D05"/>
    <w:rsid w:val="008C1249"/>
    <w:rsid w:val="008C1E53"/>
    <w:rsid w:val="008C2979"/>
    <w:rsid w:val="008C2F2B"/>
    <w:rsid w:val="008C3CB2"/>
    <w:rsid w:val="008C47C3"/>
    <w:rsid w:val="008C5EC1"/>
    <w:rsid w:val="008C6296"/>
    <w:rsid w:val="008C6C72"/>
    <w:rsid w:val="008C6F4E"/>
    <w:rsid w:val="008D00C6"/>
    <w:rsid w:val="008D0EC0"/>
    <w:rsid w:val="008D1454"/>
    <w:rsid w:val="008D16CB"/>
    <w:rsid w:val="008D1947"/>
    <w:rsid w:val="008D1AB2"/>
    <w:rsid w:val="008D206A"/>
    <w:rsid w:val="008D3A4C"/>
    <w:rsid w:val="008D49CA"/>
    <w:rsid w:val="008D5107"/>
    <w:rsid w:val="008D5A56"/>
    <w:rsid w:val="008D61DF"/>
    <w:rsid w:val="008E0234"/>
    <w:rsid w:val="008E0284"/>
    <w:rsid w:val="008E0B23"/>
    <w:rsid w:val="008E2721"/>
    <w:rsid w:val="008E2798"/>
    <w:rsid w:val="008E28D9"/>
    <w:rsid w:val="008E2FB5"/>
    <w:rsid w:val="008E45E3"/>
    <w:rsid w:val="008E488E"/>
    <w:rsid w:val="008E4932"/>
    <w:rsid w:val="008E54EF"/>
    <w:rsid w:val="008E6532"/>
    <w:rsid w:val="008E6677"/>
    <w:rsid w:val="008E6CD0"/>
    <w:rsid w:val="008E7436"/>
    <w:rsid w:val="008E7CE2"/>
    <w:rsid w:val="008F0240"/>
    <w:rsid w:val="008F14C7"/>
    <w:rsid w:val="008F1759"/>
    <w:rsid w:val="008F3184"/>
    <w:rsid w:val="008F3D17"/>
    <w:rsid w:val="008F3FBD"/>
    <w:rsid w:val="008F41EB"/>
    <w:rsid w:val="008F462A"/>
    <w:rsid w:val="008F5A1B"/>
    <w:rsid w:val="008F5B74"/>
    <w:rsid w:val="008F61C5"/>
    <w:rsid w:val="00900DC7"/>
    <w:rsid w:val="0090175C"/>
    <w:rsid w:val="00901900"/>
    <w:rsid w:val="009028D4"/>
    <w:rsid w:val="009037F8"/>
    <w:rsid w:val="00905C08"/>
    <w:rsid w:val="009060EF"/>
    <w:rsid w:val="00906821"/>
    <w:rsid w:val="0090774F"/>
    <w:rsid w:val="0090786B"/>
    <w:rsid w:val="00907B16"/>
    <w:rsid w:val="00907C36"/>
    <w:rsid w:val="0091010E"/>
    <w:rsid w:val="00910A1A"/>
    <w:rsid w:val="00910A62"/>
    <w:rsid w:val="00911C85"/>
    <w:rsid w:val="009121ED"/>
    <w:rsid w:val="00912338"/>
    <w:rsid w:val="00912974"/>
    <w:rsid w:val="00912D99"/>
    <w:rsid w:val="00913802"/>
    <w:rsid w:val="00915193"/>
    <w:rsid w:val="0091557A"/>
    <w:rsid w:val="00915678"/>
    <w:rsid w:val="00920242"/>
    <w:rsid w:val="00920BCA"/>
    <w:rsid w:val="00922624"/>
    <w:rsid w:val="00923888"/>
    <w:rsid w:val="00924A98"/>
    <w:rsid w:val="00924F61"/>
    <w:rsid w:val="009255F7"/>
    <w:rsid w:val="009259A0"/>
    <w:rsid w:val="00926A55"/>
    <w:rsid w:val="00930AEA"/>
    <w:rsid w:val="00930F12"/>
    <w:rsid w:val="00931209"/>
    <w:rsid w:val="0093128F"/>
    <w:rsid w:val="0093132C"/>
    <w:rsid w:val="00931BF7"/>
    <w:rsid w:val="00933066"/>
    <w:rsid w:val="009348D1"/>
    <w:rsid w:val="00935A09"/>
    <w:rsid w:val="00936B51"/>
    <w:rsid w:val="00940D2A"/>
    <w:rsid w:val="00940FC4"/>
    <w:rsid w:val="00942A0C"/>
    <w:rsid w:val="00943517"/>
    <w:rsid w:val="00944109"/>
    <w:rsid w:val="00944B25"/>
    <w:rsid w:val="009456D8"/>
    <w:rsid w:val="009464EB"/>
    <w:rsid w:val="00946581"/>
    <w:rsid w:val="009466D9"/>
    <w:rsid w:val="0095005C"/>
    <w:rsid w:val="0095188A"/>
    <w:rsid w:val="0095249D"/>
    <w:rsid w:val="00952A7F"/>
    <w:rsid w:val="00952AE7"/>
    <w:rsid w:val="00953676"/>
    <w:rsid w:val="00954093"/>
    <w:rsid w:val="009543E5"/>
    <w:rsid w:val="00955975"/>
    <w:rsid w:val="009568AE"/>
    <w:rsid w:val="00956950"/>
    <w:rsid w:val="00960BEF"/>
    <w:rsid w:val="00961D1F"/>
    <w:rsid w:val="00961D6E"/>
    <w:rsid w:val="0096286A"/>
    <w:rsid w:val="00963724"/>
    <w:rsid w:val="0096389E"/>
    <w:rsid w:val="0096414F"/>
    <w:rsid w:val="00964B89"/>
    <w:rsid w:val="00965491"/>
    <w:rsid w:val="00965B49"/>
    <w:rsid w:val="00966925"/>
    <w:rsid w:val="009675BA"/>
    <w:rsid w:val="00967E6F"/>
    <w:rsid w:val="0097030D"/>
    <w:rsid w:val="00971058"/>
    <w:rsid w:val="00971307"/>
    <w:rsid w:val="009714F9"/>
    <w:rsid w:val="00972555"/>
    <w:rsid w:val="00973C5E"/>
    <w:rsid w:val="009743AB"/>
    <w:rsid w:val="00975904"/>
    <w:rsid w:val="00975EC5"/>
    <w:rsid w:val="00976CBD"/>
    <w:rsid w:val="009771F1"/>
    <w:rsid w:val="00982B28"/>
    <w:rsid w:val="00982DEF"/>
    <w:rsid w:val="00982DF4"/>
    <w:rsid w:val="00983946"/>
    <w:rsid w:val="00984639"/>
    <w:rsid w:val="00985F60"/>
    <w:rsid w:val="0098609A"/>
    <w:rsid w:val="00987229"/>
    <w:rsid w:val="00987EE2"/>
    <w:rsid w:val="009901F1"/>
    <w:rsid w:val="00990EE7"/>
    <w:rsid w:val="00990FCD"/>
    <w:rsid w:val="00992131"/>
    <w:rsid w:val="00992CDE"/>
    <w:rsid w:val="009930A3"/>
    <w:rsid w:val="00993549"/>
    <w:rsid w:val="009952F2"/>
    <w:rsid w:val="0099587D"/>
    <w:rsid w:val="00996E69"/>
    <w:rsid w:val="00997287"/>
    <w:rsid w:val="009A0DBF"/>
    <w:rsid w:val="009A2239"/>
    <w:rsid w:val="009A3127"/>
    <w:rsid w:val="009A4475"/>
    <w:rsid w:val="009A6283"/>
    <w:rsid w:val="009A6A48"/>
    <w:rsid w:val="009A7FD3"/>
    <w:rsid w:val="009B0A90"/>
    <w:rsid w:val="009B16F0"/>
    <w:rsid w:val="009B400A"/>
    <w:rsid w:val="009B5899"/>
    <w:rsid w:val="009B6ED2"/>
    <w:rsid w:val="009B7004"/>
    <w:rsid w:val="009C173F"/>
    <w:rsid w:val="009C265A"/>
    <w:rsid w:val="009C2AA2"/>
    <w:rsid w:val="009C2FB6"/>
    <w:rsid w:val="009C3D71"/>
    <w:rsid w:val="009C3DED"/>
    <w:rsid w:val="009C4ACC"/>
    <w:rsid w:val="009C5E45"/>
    <w:rsid w:val="009C65B7"/>
    <w:rsid w:val="009C6C14"/>
    <w:rsid w:val="009D0C74"/>
    <w:rsid w:val="009D18BF"/>
    <w:rsid w:val="009D2042"/>
    <w:rsid w:val="009D22EE"/>
    <w:rsid w:val="009D2481"/>
    <w:rsid w:val="009D34F8"/>
    <w:rsid w:val="009D4EE9"/>
    <w:rsid w:val="009D5065"/>
    <w:rsid w:val="009D569B"/>
    <w:rsid w:val="009D64D9"/>
    <w:rsid w:val="009E0475"/>
    <w:rsid w:val="009E0B00"/>
    <w:rsid w:val="009E0DD6"/>
    <w:rsid w:val="009E18B7"/>
    <w:rsid w:val="009E324F"/>
    <w:rsid w:val="009E36CA"/>
    <w:rsid w:val="009E36E8"/>
    <w:rsid w:val="009E46E2"/>
    <w:rsid w:val="009E4CE7"/>
    <w:rsid w:val="009E5546"/>
    <w:rsid w:val="009E5CD5"/>
    <w:rsid w:val="009E6356"/>
    <w:rsid w:val="009E6CC5"/>
    <w:rsid w:val="009F0634"/>
    <w:rsid w:val="009F0DFB"/>
    <w:rsid w:val="009F1D44"/>
    <w:rsid w:val="009F2E5E"/>
    <w:rsid w:val="009F3C80"/>
    <w:rsid w:val="009F4932"/>
    <w:rsid w:val="009F4AFD"/>
    <w:rsid w:val="009F5668"/>
    <w:rsid w:val="009F56CC"/>
    <w:rsid w:val="009F6023"/>
    <w:rsid w:val="009F7CD8"/>
    <w:rsid w:val="009F7D14"/>
    <w:rsid w:val="00A00CD3"/>
    <w:rsid w:val="00A01DFF"/>
    <w:rsid w:val="00A021F3"/>
    <w:rsid w:val="00A037BA"/>
    <w:rsid w:val="00A04197"/>
    <w:rsid w:val="00A05276"/>
    <w:rsid w:val="00A0582B"/>
    <w:rsid w:val="00A06272"/>
    <w:rsid w:val="00A06BF3"/>
    <w:rsid w:val="00A06E33"/>
    <w:rsid w:val="00A07350"/>
    <w:rsid w:val="00A079A4"/>
    <w:rsid w:val="00A07DB5"/>
    <w:rsid w:val="00A1014A"/>
    <w:rsid w:val="00A10331"/>
    <w:rsid w:val="00A121A3"/>
    <w:rsid w:val="00A122D2"/>
    <w:rsid w:val="00A132D5"/>
    <w:rsid w:val="00A13C4E"/>
    <w:rsid w:val="00A1478E"/>
    <w:rsid w:val="00A156BB"/>
    <w:rsid w:val="00A16203"/>
    <w:rsid w:val="00A17634"/>
    <w:rsid w:val="00A17A9E"/>
    <w:rsid w:val="00A2014B"/>
    <w:rsid w:val="00A21670"/>
    <w:rsid w:val="00A21E7D"/>
    <w:rsid w:val="00A2239D"/>
    <w:rsid w:val="00A2284C"/>
    <w:rsid w:val="00A23861"/>
    <w:rsid w:val="00A2387A"/>
    <w:rsid w:val="00A23C6E"/>
    <w:rsid w:val="00A240FE"/>
    <w:rsid w:val="00A243EB"/>
    <w:rsid w:val="00A25206"/>
    <w:rsid w:val="00A256B6"/>
    <w:rsid w:val="00A25EC7"/>
    <w:rsid w:val="00A26ED6"/>
    <w:rsid w:val="00A27351"/>
    <w:rsid w:val="00A273DC"/>
    <w:rsid w:val="00A276B0"/>
    <w:rsid w:val="00A27B64"/>
    <w:rsid w:val="00A27F3F"/>
    <w:rsid w:val="00A30FE6"/>
    <w:rsid w:val="00A32ACB"/>
    <w:rsid w:val="00A32C84"/>
    <w:rsid w:val="00A33F30"/>
    <w:rsid w:val="00A346E4"/>
    <w:rsid w:val="00A350BD"/>
    <w:rsid w:val="00A359C2"/>
    <w:rsid w:val="00A35C9D"/>
    <w:rsid w:val="00A36C97"/>
    <w:rsid w:val="00A37254"/>
    <w:rsid w:val="00A372B9"/>
    <w:rsid w:val="00A403B8"/>
    <w:rsid w:val="00A4069E"/>
    <w:rsid w:val="00A40B4B"/>
    <w:rsid w:val="00A419B6"/>
    <w:rsid w:val="00A43475"/>
    <w:rsid w:val="00A434A6"/>
    <w:rsid w:val="00A439A1"/>
    <w:rsid w:val="00A50413"/>
    <w:rsid w:val="00A505D7"/>
    <w:rsid w:val="00A5122D"/>
    <w:rsid w:val="00A51406"/>
    <w:rsid w:val="00A51FF3"/>
    <w:rsid w:val="00A52D61"/>
    <w:rsid w:val="00A53053"/>
    <w:rsid w:val="00A5340C"/>
    <w:rsid w:val="00A53A80"/>
    <w:rsid w:val="00A55D28"/>
    <w:rsid w:val="00A5602C"/>
    <w:rsid w:val="00A560B2"/>
    <w:rsid w:val="00A56F11"/>
    <w:rsid w:val="00A56F89"/>
    <w:rsid w:val="00A56F9B"/>
    <w:rsid w:val="00A63923"/>
    <w:rsid w:val="00A663F5"/>
    <w:rsid w:val="00A664DE"/>
    <w:rsid w:val="00A66D38"/>
    <w:rsid w:val="00A70411"/>
    <w:rsid w:val="00A710AF"/>
    <w:rsid w:val="00A71734"/>
    <w:rsid w:val="00A71859"/>
    <w:rsid w:val="00A741D3"/>
    <w:rsid w:val="00A74E7B"/>
    <w:rsid w:val="00A7553C"/>
    <w:rsid w:val="00A764AE"/>
    <w:rsid w:val="00A77705"/>
    <w:rsid w:val="00A8125D"/>
    <w:rsid w:val="00A8287A"/>
    <w:rsid w:val="00A83388"/>
    <w:rsid w:val="00A83F47"/>
    <w:rsid w:val="00A83FF5"/>
    <w:rsid w:val="00A844F0"/>
    <w:rsid w:val="00A84A78"/>
    <w:rsid w:val="00A84ACC"/>
    <w:rsid w:val="00A851AF"/>
    <w:rsid w:val="00A857E3"/>
    <w:rsid w:val="00A85A78"/>
    <w:rsid w:val="00A85C35"/>
    <w:rsid w:val="00A867AA"/>
    <w:rsid w:val="00A87494"/>
    <w:rsid w:val="00A874E5"/>
    <w:rsid w:val="00A87552"/>
    <w:rsid w:val="00A9017B"/>
    <w:rsid w:val="00A90224"/>
    <w:rsid w:val="00A925A5"/>
    <w:rsid w:val="00A92B3C"/>
    <w:rsid w:val="00A92CB5"/>
    <w:rsid w:val="00A93D0B"/>
    <w:rsid w:val="00A94EC4"/>
    <w:rsid w:val="00A94FAB"/>
    <w:rsid w:val="00A9504C"/>
    <w:rsid w:val="00A95695"/>
    <w:rsid w:val="00A96343"/>
    <w:rsid w:val="00A9692C"/>
    <w:rsid w:val="00A96D04"/>
    <w:rsid w:val="00A97367"/>
    <w:rsid w:val="00A977AA"/>
    <w:rsid w:val="00A97B9D"/>
    <w:rsid w:val="00AA0C71"/>
    <w:rsid w:val="00AA0DE8"/>
    <w:rsid w:val="00AA0FB8"/>
    <w:rsid w:val="00AA2682"/>
    <w:rsid w:val="00AA3096"/>
    <w:rsid w:val="00AA3833"/>
    <w:rsid w:val="00AA3BCF"/>
    <w:rsid w:val="00AA41C4"/>
    <w:rsid w:val="00AA510F"/>
    <w:rsid w:val="00AA604F"/>
    <w:rsid w:val="00AA6AD1"/>
    <w:rsid w:val="00AA7320"/>
    <w:rsid w:val="00AB11B8"/>
    <w:rsid w:val="00AB1251"/>
    <w:rsid w:val="00AB1ECE"/>
    <w:rsid w:val="00AB2034"/>
    <w:rsid w:val="00AB2AD2"/>
    <w:rsid w:val="00AB2E30"/>
    <w:rsid w:val="00AB356A"/>
    <w:rsid w:val="00AB4C78"/>
    <w:rsid w:val="00AB52DC"/>
    <w:rsid w:val="00AB585D"/>
    <w:rsid w:val="00AB5E2D"/>
    <w:rsid w:val="00AB6B9B"/>
    <w:rsid w:val="00AB7430"/>
    <w:rsid w:val="00AB774B"/>
    <w:rsid w:val="00AB7BBE"/>
    <w:rsid w:val="00AC01A8"/>
    <w:rsid w:val="00AC169D"/>
    <w:rsid w:val="00AC1C41"/>
    <w:rsid w:val="00AC1CBC"/>
    <w:rsid w:val="00AC2C30"/>
    <w:rsid w:val="00AC321F"/>
    <w:rsid w:val="00AC3ABC"/>
    <w:rsid w:val="00AC3B55"/>
    <w:rsid w:val="00AC3F80"/>
    <w:rsid w:val="00AC3FE8"/>
    <w:rsid w:val="00AC4907"/>
    <w:rsid w:val="00AC5673"/>
    <w:rsid w:val="00AC65E7"/>
    <w:rsid w:val="00AC69DA"/>
    <w:rsid w:val="00AC6A2D"/>
    <w:rsid w:val="00AC7FCB"/>
    <w:rsid w:val="00AD007C"/>
    <w:rsid w:val="00AD0A12"/>
    <w:rsid w:val="00AD0C93"/>
    <w:rsid w:val="00AD17F9"/>
    <w:rsid w:val="00AD2082"/>
    <w:rsid w:val="00AD263F"/>
    <w:rsid w:val="00AD2D3B"/>
    <w:rsid w:val="00AD340F"/>
    <w:rsid w:val="00AD35C4"/>
    <w:rsid w:val="00AD5395"/>
    <w:rsid w:val="00AD5F71"/>
    <w:rsid w:val="00AD7371"/>
    <w:rsid w:val="00AE07A9"/>
    <w:rsid w:val="00AE15D9"/>
    <w:rsid w:val="00AE2298"/>
    <w:rsid w:val="00AE3631"/>
    <w:rsid w:val="00AE50CC"/>
    <w:rsid w:val="00AE5909"/>
    <w:rsid w:val="00AE65E0"/>
    <w:rsid w:val="00AE7C97"/>
    <w:rsid w:val="00AF093C"/>
    <w:rsid w:val="00AF09E7"/>
    <w:rsid w:val="00AF119F"/>
    <w:rsid w:val="00AF20B1"/>
    <w:rsid w:val="00AF2586"/>
    <w:rsid w:val="00AF25EE"/>
    <w:rsid w:val="00AF3728"/>
    <w:rsid w:val="00AF3C2C"/>
    <w:rsid w:val="00AF47DF"/>
    <w:rsid w:val="00AF5A3C"/>
    <w:rsid w:val="00AF5AE6"/>
    <w:rsid w:val="00AF6280"/>
    <w:rsid w:val="00AF6D20"/>
    <w:rsid w:val="00B01C1C"/>
    <w:rsid w:val="00B02093"/>
    <w:rsid w:val="00B02434"/>
    <w:rsid w:val="00B02893"/>
    <w:rsid w:val="00B02A79"/>
    <w:rsid w:val="00B03D85"/>
    <w:rsid w:val="00B07ACB"/>
    <w:rsid w:val="00B07D0D"/>
    <w:rsid w:val="00B11377"/>
    <w:rsid w:val="00B11B03"/>
    <w:rsid w:val="00B133F6"/>
    <w:rsid w:val="00B13F12"/>
    <w:rsid w:val="00B13F1E"/>
    <w:rsid w:val="00B13F64"/>
    <w:rsid w:val="00B145AA"/>
    <w:rsid w:val="00B17707"/>
    <w:rsid w:val="00B21C11"/>
    <w:rsid w:val="00B2210F"/>
    <w:rsid w:val="00B22404"/>
    <w:rsid w:val="00B2291B"/>
    <w:rsid w:val="00B2347E"/>
    <w:rsid w:val="00B25453"/>
    <w:rsid w:val="00B267C6"/>
    <w:rsid w:val="00B2727F"/>
    <w:rsid w:val="00B27A4A"/>
    <w:rsid w:val="00B27CBE"/>
    <w:rsid w:val="00B32C9F"/>
    <w:rsid w:val="00B32E44"/>
    <w:rsid w:val="00B3425F"/>
    <w:rsid w:val="00B364A1"/>
    <w:rsid w:val="00B40123"/>
    <w:rsid w:val="00B401FF"/>
    <w:rsid w:val="00B40ED9"/>
    <w:rsid w:val="00B428DE"/>
    <w:rsid w:val="00B428E9"/>
    <w:rsid w:val="00B43F69"/>
    <w:rsid w:val="00B4431E"/>
    <w:rsid w:val="00B44837"/>
    <w:rsid w:val="00B44BF0"/>
    <w:rsid w:val="00B45852"/>
    <w:rsid w:val="00B4591B"/>
    <w:rsid w:val="00B470F3"/>
    <w:rsid w:val="00B478B8"/>
    <w:rsid w:val="00B50D22"/>
    <w:rsid w:val="00B51429"/>
    <w:rsid w:val="00B521B4"/>
    <w:rsid w:val="00B525C0"/>
    <w:rsid w:val="00B5295E"/>
    <w:rsid w:val="00B52FBC"/>
    <w:rsid w:val="00B537B4"/>
    <w:rsid w:val="00B53DF2"/>
    <w:rsid w:val="00B54F30"/>
    <w:rsid w:val="00B55490"/>
    <w:rsid w:val="00B55A9E"/>
    <w:rsid w:val="00B5644B"/>
    <w:rsid w:val="00B5747C"/>
    <w:rsid w:val="00B57C60"/>
    <w:rsid w:val="00B601CF"/>
    <w:rsid w:val="00B60EC2"/>
    <w:rsid w:val="00B611C5"/>
    <w:rsid w:val="00B6140C"/>
    <w:rsid w:val="00B61535"/>
    <w:rsid w:val="00B62699"/>
    <w:rsid w:val="00B62BAE"/>
    <w:rsid w:val="00B63D55"/>
    <w:rsid w:val="00B65862"/>
    <w:rsid w:val="00B65E02"/>
    <w:rsid w:val="00B66798"/>
    <w:rsid w:val="00B66A3F"/>
    <w:rsid w:val="00B66E99"/>
    <w:rsid w:val="00B67734"/>
    <w:rsid w:val="00B70115"/>
    <w:rsid w:val="00B70145"/>
    <w:rsid w:val="00B7171F"/>
    <w:rsid w:val="00B71ABB"/>
    <w:rsid w:val="00B71C10"/>
    <w:rsid w:val="00B7203C"/>
    <w:rsid w:val="00B72F5F"/>
    <w:rsid w:val="00B73841"/>
    <w:rsid w:val="00B7398E"/>
    <w:rsid w:val="00B74E6D"/>
    <w:rsid w:val="00B74FEF"/>
    <w:rsid w:val="00B80FFE"/>
    <w:rsid w:val="00B82011"/>
    <w:rsid w:val="00B82413"/>
    <w:rsid w:val="00B835CC"/>
    <w:rsid w:val="00B83D95"/>
    <w:rsid w:val="00B8491C"/>
    <w:rsid w:val="00B85CF4"/>
    <w:rsid w:val="00B86008"/>
    <w:rsid w:val="00B86310"/>
    <w:rsid w:val="00B87258"/>
    <w:rsid w:val="00B87AA8"/>
    <w:rsid w:val="00B87C6C"/>
    <w:rsid w:val="00B87F87"/>
    <w:rsid w:val="00B902F2"/>
    <w:rsid w:val="00B9051B"/>
    <w:rsid w:val="00B91044"/>
    <w:rsid w:val="00B91423"/>
    <w:rsid w:val="00B928FC"/>
    <w:rsid w:val="00B929CA"/>
    <w:rsid w:val="00B92FB0"/>
    <w:rsid w:val="00B93A31"/>
    <w:rsid w:val="00B93DF8"/>
    <w:rsid w:val="00B94519"/>
    <w:rsid w:val="00B94D35"/>
    <w:rsid w:val="00B95B13"/>
    <w:rsid w:val="00B96590"/>
    <w:rsid w:val="00BA0579"/>
    <w:rsid w:val="00BA0774"/>
    <w:rsid w:val="00BA0F5A"/>
    <w:rsid w:val="00BA104E"/>
    <w:rsid w:val="00BA1316"/>
    <w:rsid w:val="00BA2965"/>
    <w:rsid w:val="00BA2B91"/>
    <w:rsid w:val="00BA302F"/>
    <w:rsid w:val="00BA3EA9"/>
    <w:rsid w:val="00BA6146"/>
    <w:rsid w:val="00BA61CB"/>
    <w:rsid w:val="00BA6965"/>
    <w:rsid w:val="00BA6AAD"/>
    <w:rsid w:val="00BA6D7D"/>
    <w:rsid w:val="00BA7986"/>
    <w:rsid w:val="00BA7C16"/>
    <w:rsid w:val="00BA7E2E"/>
    <w:rsid w:val="00BB123F"/>
    <w:rsid w:val="00BB2775"/>
    <w:rsid w:val="00BB293F"/>
    <w:rsid w:val="00BB37A7"/>
    <w:rsid w:val="00BB37DB"/>
    <w:rsid w:val="00BB3DDB"/>
    <w:rsid w:val="00BB3F7C"/>
    <w:rsid w:val="00BB4A09"/>
    <w:rsid w:val="00BB5A1C"/>
    <w:rsid w:val="00BB6B9B"/>
    <w:rsid w:val="00BB70F6"/>
    <w:rsid w:val="00BB7772"/>
    <w:rsid w:val="00BC0F87"/>
    <w:rsid w:val="00BC15D5"/>
    <w:rsid w:val="00BC15E8"/>
    <w:rsid w:val="00BC1FE2"/>
    <w:rsid w:val="00BC3D2A"/>
    <w:rsid w:val="00BC4327"/>
    <w:rsid w:val="00BC5C62"/>
    <w:rsid w:val="00BC6273"/>
    <w:rsid w:val="00BC750B"/>
    <w:rsid w:val="00BC75A2"/>
    <w:rsid w:val="00BD166E"/>
    <w:rsid w:val="00BD18FC"/>
    <w:rsid w:val="00BD39DE"/>
    <w:rsid w:val="00BD412B"/>
    <w:rsid w:val="00BD4173"/>
    <w:rsid w:val="00BD453E"/>
    <w:rsid w:val="00BD466F"/>
    <w:rsid w:val="00BD5681"/>
    <w:rsid w:val="00BD5A24"/>
    <w:rsid w:val="00BD6186"/>
    <w:rsid w:val="00BD7CB1"/>
    <w:rsid w:val="00BE1213"/>
    <w:rsid w:val="00BE1711"/>
    <w:rsid w:val="00BE23A9"/>
    <w:rsid w:val="00BE2B47"/>
    <w:rsid w:val="00BE349B"/>
    <w:rsid w:val="00BE436E"/>
    <w:rsid w:val="00BE5F10"/>
    <w:rsid w:val="00BE666D"/>
    <w:rsid w:val="00BE67F8"/>
    <w:rsid w:val="00BE750A"/>
    <w:rsid w:val="00BE760D"/>
    <w:rsid w:val="00BE7B83"/>
    <w:rsid w:val="00BE7EBD"/>
    <w:rsid w:val="00BF0E16"/>
    <w:rsid w:val="00BF0F8C"/>
    <w:rsid w:val="00BF1480"/>
    <w:rsid w:val="00BF2CE2"/>
    <w:rsid w:val="00BF3278"/>
    <w:rsid w:val="00BF42C2"/>
    <w:rsid w:val="00BF6266"/>
    <w:rsid w:val="00BF6436"/>
    <w:rsid w:val="00BF74BF"/>
    <w:rsid w:val="00BF785A"/>
    <w:rsid w:val="00C006A1"/>
    <w:rsid w:val="00C013BE"/>
    <w:rsid w:val="00C018BE"/>
    <w:rsid w:val="00C02D7B"/>
    <w:rsid w:val="00C0366D"/>
    <w:rsid w:val="00C0395F"/>
    <w:rsid w:val="00C06E53"/>
    <w:rsid w:val="00C07164"/>
    <w:rsid w:val="00C074E7"/>
    <w:rsid w:val="00C1213E"/>
    <w:rsid w:val="00C1216D"/>
    <w:rsid w:val="00C121A5"/>
    <w:rsid w:val="00C121C9"/>
    <w:rsid w:val="00C12DA9"/>
    <w:rsid w:val="00C135AB"/>
    <w:rsid w:val="00C13EF3"/>
    <w:rsid w:val="00C15095"/>
    <w:rsid w:val="00C15367"/>
    <w:rsid w:val="00C162ED"/>
    <w:rsid w:val="00C163C4"/>
    <w:rsid w:val="00C171A8"/>
    <w:rsid w:val="00C20D4D"/>
    <w:rsid w:val="00C21713"/>
    <w:rsid w:val="00C219AA"/>
    <w:rsid w:val="00C2224E"/>
    <w:rsid w:val="00C229FB"/>
    <w:rsid w:val="00C22F46"/>
    <w:rsid w:val="00C24B4B"/>
    <w:rsid w:val="00C2683F"/>
    <w:rsid w:val="00C278DA"/>
    <w:rsid w:val="00C27D58"/>
    <w:rsid w:val="00C3027D"/>
    <w:rsid w:val="00C302AA"/>
    <w:rsid w:val="00C31FD9"/>
    <w:rsid w:val="00C34825"/>
    <w:rsid w:val="00C34B21"/>
    <w:rsid w:val="00C35BC4"/>
    <w:rsid w:val="00C35C81"/>
    <w:rsid w:val="00C363CA"/>
    <w:rsid w:val="00C36EEB"/>
    <w:rsid w:val="00C407C4"/>
    <w:rsid w:val="00C411C3"/>
    <w:rsid w:val="00C41378"/>
    <w:rsid w:val="00C415DE"/>
    <w:rsid w:val="00C4188E"/>
    <w:rsid w:val="00C41E3F"/>
    <w:rsid w:val="00C42D42"/>
    <w:rsid w:val="00C43435"/>
    <w:rsid w:val="00C450B7"/>
    <w:rsid w:val="00C45AA5"/>
    <w:rsid w:val="00C4684A"/>
    <w:rsid w:val="00C47FA5"/>
    <w:rsid w:val="00C5141A"/>
    <w:rsid w:val="00C52441"/>
    <w:rsid w:val="00C5291E"/>
    <w:rsid w:val="00C52EA9"/>
    <w:rsid w:val="00C53153"/>
    <w:rsid w:val="00C5372B"/>
    <w:rsid w:val="00C53DEC"/>
    <w:rsid w:val="00C54312"/>
    <w:rsid w:val="00C543F9"/>
    <w:rsid w:val="00C54426"/>
    <w:rsid w:val="00C5596D"/>
    <w:rsid w:val="00C5679F"/>
    <w:rsid w:val="00C572C1"/>
    <w:rsid w:val="00C573D9"/>
    <w:rsid w:val="00C61115"/>
    <w:rsid w:val="00C618B1"/>
    <w:rsid w:val="00C61A8F"/>
    <w:rsid w:val="00C6201A"/>
    <w:rsid w:val="00C622DE"/>
    <w:rsid w:val="00C62FBD"/>
    <w:rsid w:val="00C64512"/>
    <w:rsid w:val="00C646E8"/>
    <w:rsid w:val="00C657D3"/>
    <w:rsid w:val="00C66C36"/>
    <w:rsid w:val="00C66E5E"/>
    <w:rsid w:val="00C7032F"/>
    <w:rsid w:val="00C705C4"/>
    <w:rsid w:val="00C7065E"/>
    <w:rsid w:val="00C70890"/>
    <w:rsid w:val="00C709EE"/>
    <w:rsid w:val="00C7353A"/>
    <w:rsid w:val="00C74213"/>
    <w:rsid w:val="00C7479E"/>
    <w:rsid w:val="00C74BB4"/>
    <w:rsid w:val="00C75474"/>
    <w:rsid w:val="00C7547C"/>
    <w:rsid w:val="00C75C92"/>
    <w:rsid w:val="00C76DBA"/>
    <w:rsid w:val="00C77536"/>
    <w:rsid w:val="00C80BFE"/>
    <w:rsid w:val="00C818FA"/>
    <w:rsid w:val="00C82E4E"/>
    <w:rsid w:val="00C835BA"/>
    <w:rsid w:val="00C85594"/>
    <w:rsid w:val="00C869D2"/>
    <w:rsid w:val="00C86AFB"/>
    <w:rsid w:val="00C86EFA"/>
    <w:rsid w:val="00C906B5"/>
    <w:rsid w:val="00C90FC4"/>
    <w:rsid w:val="00C91682"/>
    <w:rsid w:val="00C91A45"/>
    <w:rsid w:val="00C93394"/>
    <w:rsid w:val="00C94C6B"/>
    <w:rsid w:val="00C950A1"/>
    <w:rsid w:val="00C951AA"/>
    <w:rsid w:val="00C96887"/>
    <w:rsid w:val="00C968BA"/>
    <w:rsid w:val="00C9726B"/>
    <w:rsid w:val="00CA002D"/>
    <w:rsid w:val="00CA0173"/>
    <w:rsid w:val="00CA0316"/>
    <w:rsid w:val="00CA0426"/>
    <w:rsid w:val="00CA04F9"/>
    <w:rsid w:val="00CA0823"/>
    <w:rsid w:val="00CA16F1"/>
    <w:rsid w:val="00CA1768"/>
    <w:rsid w:val="00CA2D1B"/>
    <w:rsid w:val="00CA48C5"/>
    <w:rsid w:val="00CA67D4"/>
    <w:rsid w:val="00CA7165"/>
    <w:rsid w:val="00CA7F09"/>
    <w:rsid w:val="00CA7FC4"/>
    <w:rsid w:val="00CB19F3"/>
    <w:rsid w:val="00CB1AF1"/>
    <w:rsid w:val="00CB2937"/>
    <w:rsid w:val="00CB29AA"/>
    <w:rsid w:val="00CB2DAC"/>
    <w:rsid w:val="00CB300D"/>
    <w:rsid w:val="00CB3307"/>
    <w:rsid w:val="00CB35F6"/>
    <w:rsid w:val="00CB3EEA"/>
    <w:rsid w:val="00CB5A05"/>
    <w:rsid w:val="00CB62AE"/>
    <w:rsid w:val="00CC0995"/>
    <w:rsid w:val="00CC2814"/>
    <w:rsid w:val="00CC3D57"/>
    <w:rsid w:val="00CC4C07"/>
    <w:rsid w:val="00CC61E9"/>
    <w:rsid w:val="00CD0310"/>
    <w:rsid w:val="00CD07B4"/>
    <w:rsid w:val="00CD1311"/>
    <w:rsid w:val="00CD16FC"/>
    <w:rsid w:val="00CD1A00"/>
    <w:rsid w:val="00CD1B67"/>
    <w:rsid w:val="00CD20CC"/>
    <w:rsid w:val="00CD2582"/>
    <w:rsid w:val="00CD3D19"/>
    <w:rsid w:val="00CD4382"/>
    <w:rsid w:val="00CD4B7E"/>
    <w:rsid w:val="00CD5634"/>
    <w:rsid w:val="00CD57BD"/>
    <w:rsid w:val="00CD604E"/>
    <w:rsid w:val="00CD6141"/>
    <w:rsid w:val="00CD6779"/>
    <w:rsid w:val="00CD783E"/>
    <w:rsid w:val="00CE02DE"/>
    <w:rsid w:val="00CE09ED"/>
    <w:rsid w:val="00CE135D"/>
    <w:rsid w:val="00CE16BF"/>
    <w:rsid w:val="00CE1743"/>
    <w:rsid w:val="00CE199B"/>
    <w:rsid w:val="00CE2430"/>
    <w:rsid w:val="00CE306D"/>
    <w:rsid w:val="00CE38FF"/>
    <w:rsid w:val="00CE3ADC"/>
    <w:rsid w:val="00CE4CF7"/>
    <w:rsid w:val="00CE5873"/>
    <w:rsid w:val="00CE5D6B"/>
    <w:rsid w:val="00CE62F6"/>
    <w:rsid w:val="00CF0ED2"/>
    <w:rsid w:val="00CF0F9F"/>
    <w:rsid w:val="00CF33A3"/>
    <w:rsid w:val="00CF33E7"/>
    <w:rsid w:val="00CF39AC"/>
    <w:rsid w:val="00CF3A4F"/>
    <w:rsid w:val="00CF3BCD"/>
    <w:rsid w:val="00CF3FE3"/>
    <w:rsid w:val="00CF43A5"/>
    <w:rsid w:val="00CF6F07"/>
    <w:rsid w:val="00CF7E3E"/>
    <w:rsid w:val="00CF7F88"/>
    <w:rsid w:val="00D02BDD"/>
    <w:rsid w:val="00D035FD"/>
    <w:rsid w:val="00D041E9"/>
    <w:rsid w:val="00D047F8"/>
    <w:rsid w:val="00D050CE"/>
    <w:rsid w:val="00D064F8"/>
    <w:rsid w:val="00D07609"/>
    <w:rsid w:val="00D07B3A"/>
    <w:rsid w:val="00D1054E"/>
    <w:rsid w:val="00D1058F"/>
    <w:rsid w:val="00D105F1"/>
    <w:rsid w:val="00D12143"/>
    <w:rsid w:val="00D12D65"/>
    <w:rsid w:val="00D12D88"/>
    <w:rsid w:val="00D12F04"/>
    <w:rsid w:val="00D13955"/>
    <w:rsid w:val="00D140FA"/>
    <w:rsid w:val="00D15061"/>
    <w:rsid w:val="00D1593B"/>
    <w:rsid w:val="00D15F8E"/>
    <w:rsid w:val="00D1706B"/>
    <w:rsid w:val="00D173FF"/>
    <w:rsid w:val="00D176B4"/>
    <w:rsid w:val="00D2029B"/>
    <w:rsid w:val="00D20433"/>
    <w:rsid w:val="00D206F6"/>
    <w:rsid w:val="00D20786"/>
    <w:rsid w:val="00D20E86"/>
    <w:rsid w:val="00D21035"/>
    <w:rsid w:val="00D22656"/>
    <w:rsid w:val="00D22E1E"/>
    <w:rsid w:val="00D238F7"/>
    <w:rsid w:val="00D2412B"/>
    <w:rsid w:val="00D268E6"/>
    <w:rsid w:val="00D272F4"/>
    <w:rsid w:val="00D2768A"/>
    <w:rsid w:val="00D323C6"/>
    <w:rsid w:val="00D32991"/>
    <w:rsid w:val="00D3313B"/>
    <w:rsid w:val="00D34C46"/>
    <w:rsid w:val="00D359ED"/>
    <w:rsid w:val="00D35C9F"/>
    <w:rsid w:val="00D374CD"/>
    <w:rsid w:val="00D37B24"/>
    <w:rsid w:val="00D4178F"/>
    <w:rsid w:val="00D4180E"/>
    <w:rsid w:val="00D420FD"/>
    <w:rsid w:val="00D4270A"/>
    <w:rsid w:val="00D42BD9"/>
    <w:rsid w:val="00D43D32"/>
    <w:rsid w:val="00D444F4"/>
    <w:rsid w:val="00D44995"/>
    <w:rsid w:val="00D458EB"/>
    <w:rsid w:val="00D4673C"/>
    <w:rsid w:val="00D471C1"/>
    <w:rsid w:val="00D51029"/>
    <w:rsid w:val="00D5139E"/>
    <w:rsid w:val="00D513A7"/>
    <w:rsid w:val="00D518F7"/>
    <w:rsid w:val="00D53933"/>
    <w:rsid w:val="00D54304"/>
    <w:rsid w:val="00D54D36"/>
    <w:rsid w:val="00D5555B"/>
    <w:rsid w:val="00D55649"/>
    <w:rsid w:val="00D55AA9"/>
    <w:rsid w:val="00D5689A"/>
    <w:rsid w:val="00D56C90"/>
    <w:rsid w:val="00D6033E"/>
    <w:rsid w:val="00D6050C"/>
    <w:rsid w:val="00D61420"/>
    <w:rsid w:val="00D618FD"/>
    <w:rsid w:val="00D62A69"/>
    <w:rsid w:val="00D633DF"/>
    <w:rsid w:val="00D639C6"/>
    <w:rsid w:val="00D641C8"/>
    <w:rsid w:val="00D65310"/>
    <w:rsid w:val="00D67128"/>
    <w:rsid w:val="00D70917"/>
    <w:rsid w:val="00D71554"/>
    <w:rsid w:val="00D72770"/>
    <w:rsid w:val="00D73140"/>
    <w:rsid w:val="00D7331A"/>
    <w:rsid w:val="00D749E6"/>
    <w:rsid w:val="00D7527F"/>
    <w:rsid w:val="00D7598C"/>
    <w:rsid w:val="00D75D1B"/>
    <w:rsid w:val="00D75D7F"/>
    <w:rsid w:val="00D75F4F"/>
    <w:rsid w:val="00D761DB"/>
    <w:rsid w:val="00D76542"/>
    <w:rsid w:val="00D775C4"/>
    <w:rsid w:val="00D81FB2"/>
    <w:rsid w:val="00D82050"/>
    <w:rsid w:val="00D828A3"/>
    <w:rsid w:val="00D831CF"/>
    <w:rsid w:val="00D835EA"/>
    <w:rsid w:val="00D83EBC"/>
    <w:rsid w:val="00D8457B"/>
    <w:rsid w:val="00D845DC"/>
    <w:rsid w:val="00D85100"/>
    <w:rsid w:val="00D85390"/>
    <w:rsid w:val="00D85828"/>
    <w:rsid w:val="00D8621F"/>
    <w:rsid w:val="00D8652F"/>
    <w:rsid w:val="00D86FE5"/>
    <w:rsid w:val="00D87513"/>
    <w:rsid w:val="00D90CFB"/>
    <w:rsid w:val="00D91AC9"/>
    <w:rsid w:val="00D91C65"/>
    <w:rsid w:val="00D91F25"/>
    <w:rsid w:val="00D92B1E"/>
    <w:rsid w:val="00D93A7C"/>
    <w:rsid w:val="00D940B2"/>
    <w:rsid w:val="00D949EF"/>
    <w:rsid w:val="00D94B80"/>
    <w:rsid w:val="00D94BBA"/>
    <w:rsid w:val="00D94EC9"/>
    <w:rsid w:val="00D958E8"/>
    <w:rsid w:val="00D959B8"/>
    <w:rsid w:val="00D959E9"/>
    <w:rsid w:val="00D95AA4"/>
    <w:rsid w:val="00D9734F"/>
    <w:rsid w:val="00D97DC0"/>
    <w:rsid w:val="00DA0A5D"/>
    <w:rsid w:val="00DA2CE6"/>
    <w:rsid w:val="00DA2E55"/>
    <w:rsid w:val="00DA3058"/>
    <w:rsid w:val="00DA34AA"/>
    <w:rsid w:val="00DA3A41"/>
    <w:rsid w:val="00DA6480"/>
    <w:rsid w:val="00DA686E"/>
    <w:rsid w:val="00DA6A6C"/>
    <w:rsid w:val="00DA6D2F"/>
    <w:rsid w:val="00DA6E80"/>
    <w:rsid w:val="00DA70EA"/>
    <w:rsid w:val="00DA7477"/>
    <w:rsid w:val="00DA79D5"/>
    <w:rsid w:val="00DB0425"/>
    <w:rsid w:val="00DB05A9"/>
    <w:rsid w:val="00DB09FC"/>
    <w:rsid w:val="00DB0E96"/>
    <w:rsid w:val="00DB20B9"/>
    <w:rsid w:val="00DB3523"/>
    <w:rsid w:val="00DB5163"/>
    <w:rsid w:val="00DB52E8"/>
    <w:rsid w:val="00DB600E"/>
    <w:rsid w:val="00DB73B3"/>
    <w:rsid w:val="00DB746B"/>
    <w:rsid w:val="00DB7606"/>
    <w:rsid w:val="00DB77DF"/>
    <w:rsid w:val="00DB7A12"/>
    <w:rsid w:val="00DC087A"/>
    <w:rsid w:val="00DC0CBC"/>
    <w:rsid w:val="00DC1460"/>
    <w:rsid w:val="00DC2216"/>
    <w:rsid w:val="00DC3295"/>
    <w:rsid w:val="00DC3BB8"/>
    <w:rsid w:val="00DC4031"/>
    <w:rsid w:val="00DC45C4"/>
    <w:rsid w:val="00DC4F9B"/>
    <w:rsid w:val="00DC543D"/>
    <w:rsid w:val="00DC5548"/>
    <w:rsid w:val="00DC5AF4"/>
    <w:rsid w:val="00DC6708"/>
    <w:rsid w:val="00DC7263"/>
    <w:rsid w:val="00DD10A0"/>
    <w:rsid w:val="00DD10BB"/>
    <w:rsid w:val="00DD1531"/>
    <w:rsid w:val="00DD1EE0"/>
    <w:rsid w:val="00DD23C3"/>
    <w:rsid w:val="00DD39D6"/>
    <w:rsid w:val="00DD459A"/>
    <w:rsid w:val="00DD4911"/>
    <w:rsid w:val="00DD6263"/>
    <w:rsid w:val="00DD639E"/>
    <w:rsid w:val="00DE11D1"/>
    <w:rsid w:val="00DE1D6F"/>
    <w:rsid w:val="00DE2D74"/>
    <w:rsid w:val="00DE521E"/>
    <w:rsid w:val="00DE54D4"/>
    <w:rsid w:val="00DE55BB"/>
    <w:rsid w:val="00DE5F9B"/>
    <w:rsid w:val="00DE6303"/>
    <w:rsid w:val="00DE6E47"/>
    <w:rsid w:val="00DE7267"/>
    <w:rsid w:val="00DE793F"/>
    <w:rsid w:val="00DE7D05"/>
    <w:rsid w:val="00DE7E51"/>
    <w:rsid w:val="00DF1A80"/>
    <w:rsid w:val="00DF29DE"/>
    <w:rsid w:val="00DF2EF6"/>
    <w:rsid w:val="00DF6187"/>
    <w:rsid w:val="00DF6ADE"/>
    <w:rsid w:val="00DF6CA7"/>
    <w:rsid w:val="00DF71C7"/>
    <w:rsid w:val="00DF794A"/>
    <w:rsid w:val="00E003D3"/>
    <w:rsid w:val="00E00C3C"/>
    <w:rsid w:val="00E01525"/>
    <w:rsid w:val="00E01B75"/>
    <w:rsid w:val="00E025E6"/>
    <w:rsid w:val="00E02681"/>
    <w:rsid w:val="00E02AB8"/>
    <w:rsid w:val="00E03054"/>
    <w:rsid w:val="00E040DD"/>
    <w:rsid w:val="00E041DA"/>
    <w:rsid w:val="00E0427F"/>
    <w:rsid w:val="00E0498F"/>
    <w:rsid w:val="00E05341"/>
    <w:rsid w:val="00E0543D"/>
    <w:rsid w:val="00E0647E"/>
    <w:rsid w:val="00E068ED"/>
    <w:rsid w:val="00E06AE8"/>
    <w:rsid w:val="00E06F60"/>
    <w:rsid w:val="00E07782"/>
    <w:rsid w:val="00E07EA8"/>
    <w:rsid w:val="00E1067C"/>
    <w:rsid w:val="00E10FE0"/>
    <w:rsid w:val="00E110D2"/>
    <w:rsid w:val="00E1146A"/>
    <w:rsid w:val="00E114A3"/>
    <w:rsid w:val="00E11AFC"/>
    <w:rsid w:val="00E1240F"/>
    <w:rsid w:val="00E13379"/>
    <w:rsid w:val="00E13820"/>
    <w:rsid w:val="00E151DD"/>
    <w:rsid w:val="00E15E24"/>
    <w:rsid w:val="00E2005C"/>
    <w:rsid w:val="00E21239"/>
    <w:rsid w:val="00E229B4"/>
    <w:rsid w:val="00E230D4"/>
    <w:rsid w:val="00E237E5"/>
    <w:rsid w:val="00E23D2E"/>
    <w:rsid w:val="00E23E9F"/>
    <w:rsid w:val="00E2644C"/>
    <w:rsid w:val="00E268E9"/>
    <w:rsid w:val="00E27A86"/>
    <w:rsid w:val="00E301E1"/>
    <w:rsid w:val="00E30A3A"/>
    <w:rsid w:val="00E31EBE"/>
    <w:rsid w:val="00E32126"/>
    <w:rsid w:val="00E3330F"/>
    <w:rsid w:val="00E338F4"/>
    <w:rsid w:val="00E34CF4"/>
    <w:rsid w:val="00E34D98"/>
    <w:rsid w:val="00E35374"/>
    <w:rsid w:val="00E35C33"/>
    <w:rsid w:val="00E35D59"/>
    <w:rsid w:val="00E36F33"/>
    <w:rsid w:val="00E37208"/>
    <w:rsid w:val="00E37C5C"/>
    <w:rsid w:val="00E4048D"/>
    <w:rsid w:val="00E413DB"/>
    <w:rsid w:val="00E415BF"/>
    <w:rsid w:val="00E41606"/>
    <w:rsid w:val="00E41EDA"/>
    <w:rsid w:val="00E42313"/>
    <w:rsid w:val="00E425E2"/>
    <w:rsid w:val="00E4303A"/>
    <w:rsid w:val="00E4392E"/>
    <w:rsid w:val="00E445CD"/>
    <w:rsid w:val="00E44EE6"/>
    <w:rsid w:val="00E461ED"/>
    <w:rsid w:val="00E46288"/>
    <w:rsid w:val="00E469CE"/>
    <w:rsid w:val="00E46B67"/>
    <w:rsid w:val="00E478F5"/>
    <w:rsid w:val="00E50FA6"/>
    <w:rsid w:val="00E52890"/>
    <w:rsid w:val="00E5338C"/>
    <w:rsid w:val="00E55188"/>
    <w:rsid w:val="00E55251"/>
    <w:rsid w:val="00E55D4B"/>
    <w:rsid w:val="00E55EA6"/>
    <w:rsid w:val="00E56135"/>
    <w:rsid w:val="00E56388"/>
    <w:rsid w:val="00E56516"/>
    <w:rsid w:val="00E5656C"/>
    <w:rsid w:val="00E5720F"/>
    <w:rsid w:val="00E57793"/>
    <w:rsid w:val="00E57795"/>
    <w:rsid w:val="00E57D0A"/>
    <w:rsid w:val="00E6192B"/>
    <w:rsid w:val="00E61AB2"/>
    <w:rsid w:val="00E63C1D"/>
    <w:rsid w:val="00E642F2"/>
    <w:rsid w:val="00E64B9A"/>
    <w:rsid w:val="00E64FDC"/>
    <w:rsid w:val="00E65C5D"/>
    <w:rsid w:val="00E6612B"/>
    <w:rsid w:val="00E66DB0"/>
    <w:rsid w:val="00E66E8C"/>
    <w:rsid w:val="00E670F3"/>
    <w:rsid w:val="00E67CD0"/>
    <w:rsid w:val="00E70320"/>
    <w:rsid w:val="00E72029"/>
    <w:rsid w:val="00E72A40"/>
    <w:rsid w:val="00E72AFE"/>
    <w:rsid w:val="00E73028"/>
    <w:rsid w:val="00E73524"/>
    <w:rsid w:val="00E73A76"/>
    <w:rsid w:val="00E73BCD"/>
    <w:rsid w:val="00E749BA"/>
    <w:rsid w:val="00E752A3"/>
    <w:rsid w:val="00E754E3"/>
    <w:rsid w:val="00E756DB"/>
    <w:rsid w:val="00E80C51"/>
    <w:rsid w:val="00E80EE9"/>
    <w:rsid w:val="00E81D00"/>
    <w:rsid w:val="00E81DDA"/>
    <w:rsid w:val="00E83F9A"/>
    <w:rsid w:val="00E84A74"/>
    <w:rsid w:val="00E85030"/>
    <w:rsid w:val="00E85134"/>
    <w:rsid w:val="00E86990"/>
    <w:rsid w:val="00E91BE7"/>
    <w:rsid w:val="00E91DF8"/>
    <w:rsid w:val="00E93BA2"/>
    <w:rsid w:val="00E94530"/>
    <w:rsid w:val="00E94C2F"/>
    <w:rsid w:val="00E94D15"/>
    <w:rsid w:val="00E9526F"/>
    <w:rsid w:val="00E96795"/>
    <w:rsid w:val="00E96F90"/>
    <w:rsid w:val="00E974CB"/>
    <w:rsid w:val="00EA1602"/>
    <w:rsid w:val="00EA1A62"/>
    <w:rsid w:val="00EA1C80"/>
    <w:rsid w:val="00EA3423"/>
    <w:rsid w:val="00EA4861"/>
    <w:rsid w:val="00EA5B37"/>
    <w:rsid w:val="00EA6010"/>
    <w:rsid w:val="00EA616A"/>
    <w:rsid w:val="00EA6733"/>
    <w:rsid w:val="00EA68CB"/>
    <w:rsid w:val="00EA6A6B"/>
    <w:rsid w:val="00EA7142"/>
    <w:rsid w:val="00EA7189"/>
    <w:rsid w:val="00EA77F1"/>
    <w:rsid w:val="00EB0ED9"/>
    <w:rsid w:val="00EB1C4E"/>
    <w:rsid w:val="00EB1D5F"/>
    <w:rsid w:val="00EB304C"/>
    <w:rsid w:val="00EB4A98"/>
    <w:rsid w:val="00EB54A5"/>
    <w:rsid w:val="00EB62F9"/>
    <w:rsid w:val="00EB651F"/>
    <w:rsid w:val="00EB6657"/>
    <w:rsid w:val="00EB7313"/>
    <w:rsid w:val="00EB7979"/>
    <w:rsid w:val="00EC035C"/>
    <w:rsid w:val="00EC058A"/>
    <w:rsid w:val="00EC08D7"/>
    <w:rsid w:val="00EC0E77"/>
    <w:rsid w:val="00EC26F5"/>
    <w:rsid w:val="00EC276F"/>
    <w:rsid w:val="00EC340D"/>
    <w:rsid w:val="00EC347D"/>
    <w:rsid w:val="00EC44C5"/>
    <w:rsid w:val="00EC4DA3"/>
    <w:rsid w:val="00EC4DAA"/>
    <w:rsid w:val="00EC51E8"/>
    <w:rsid w:val="00EC55C2"/>
    <w:rsid w:val="00EC6167"/>
    <w:rsid w:val="00EC70C7"/>
    <w:rsid w:val="00EC70F1"/>
    <w:rsid w:val="00ED1BEF"/>
    <w:rsid w:val="00ED2358"/>
    <w:rsid w:val="00ED3398"/>
    <w:rsid w:val="00ED3744"/>
    <w:rsid w:val="00ED3EFD"/>
    <w:rsid w:val="00ED3FFA"/>
    <w:rsid w:val="00ED47C4"/>
    <w:rsid w:val="00ED52B1"/>
    <w:rsid w:val="00ED533F"/>
    <w:rsid w:val="00ED5BC0"/>
    <w:rsid w:val="00ED5D0B"/>
    <w:rsid w:val="00EE135D"/>
    <w:rsid w:val="00EE1679"/>
    <w:rsid w:val="00EE182A"/>
    <w:rsid w:val="00EE2141"/>
    <w:rsid w:val="00EE3921"/>
    <w:rsid w:val="00EE3AB7"/>
    <w:rsid w:val="00EE3D71"/>
    <w:rsid w:val="00EE4C77"/>
    <w:rsid w:val="00EE5174"/>
    <w:rsid w:val="00EE64EA"/>
    <w:rsid w:val="00EE7094"/>
    <w:rsid w:val="00EF13D6"/>
    <w:rsid w:val="00EF19F4"/>
    <w:rsid w:val="00EF1B04"/>
    <w:rsid w:val="00EF1C3E"/>
    <w:rsid w:val="00EF282A"/>
    <w:rsid w:val="00EF30FE"/>
    <w:rsid w:val="00EF43CE"/>
    <w:rsid w:val="00EF5B3E"/>
    <w:rsid w:val="00EF6618"/>
    <w:rsid w:val="00EF6DEE"/>
    <w:rsid w:val="00EF700E"/>
    <w:rsid w:val="00F00285"/>
    <w:rsid w:val="00F020FB"/>
    <w:rsid w:val="00F024FC"/>
    <w:rsid w:val="00F02CA4"/>
    <w:rsid w:val="00F036F8"/>
    <w:rsid w:val="00F03F1C"/>
    <w:rsid w:val="00F04292"/>
    <w:rsid w:val="00F044FE"/>
    <w:rsid w:val="00F047D4"/>
    <w:rsid w:val="00F04D7C"/>
    <w:rsid w:val="00F05175"/>
    <w:rsid w:val="00F0769E"/>
    <w:rsid w:val="00F07922"/>
    <w:rsid w:val="00F10419"/>
    <w:rsid w:val="00F1050E"/>
    <w:rsid w:val="00F11546"/>
    <w:rsid w:val="00F11BA1"/>
    <w:rsid w:val="00F11F65"/>
    <w:rsid w:val="00F12367"/>
    <w:rsid w:val="00F13770"/>
    <w:rsid w:val="00F14BAA"/>
    <w:rsid w:val="00F153C3"/>
    <w:rsid w:val="00F167FB"/>
    <w:rsid w:val="00F17532"/>
    <w:rsid w:val="00F17B4D"/>
    <w:rsid w:val="00F209F0"/>
    <w:rsid w:val="00F22FC2"/>
    <w:rsid w:val="00F2346C"/>
    <w:rsid w:val="00F23F1D"/>
    <w:rsid w:val="00F24892"/>
    <w:rsid w:val="00F249A8"/>
    <w:rsid w:val="00F25189"/>
    <w:rsid w:val="00F26027"/>
    <w:rsid w:val="00F2724A"/>
    <w:rsid w:val="00F277C0"/>
    <w:rsid w:val="00F278C2"/>
    <w:rsid w:val="00F27C1A"/>
    <w:rsid w:val="00F3045B"/>
    <w:rsid w:val="00F31FE1"/>
    <w:rsid w:val="00F3254F"/>
    <w:rsid w:val="00F32C3E"/>
    <w:rsid w:val="00F34425"/>
    <w:rsid w:val="00F35171"/>
    <w:rsid w:val="00F352F2"/>
    <w:rsid w:val="00F35E58"/>
    <w:rsid w:val="00F36593"/>
    <w:rsid w:val="00F40406"/>
    <w:rsid w:val="00F4137A"/>
    <w:rsid w:val="00F41A20"/>
    <w:rsid w:val="00F423C2"/>
    <w:rsid w:val="00F42D2B"/>
    <w:rsid w:val="00F43655"/>
    <w:rsid w:val="00F44CD9"/>
    <w:rsid w:val="00F4502C"/>
    <w:rsid w:val="00F45360"/>
    <w:rsid w:val="00F51C0F"/>
    <w:rsid w:val="00F5264D"/>
    <w:rsid w:val="00F537BD"/>
    <w:rsid w:val="00F53B42"/>
    <w:rsid w:val="00F556AA"/>
    <w:rsid w:val="00F57002"/>
    <w:rsid w:val="00F570A9"/>
    <w:rsid w:val="00F607AC"/>
    <w:rsid w:val="00F614DA"/>
    <w:rsid w:val="00F61605"/>
    <w:rsid w:val="00F61D7D"/>
    <w:rsid w:val="00F628DF"/>
    <w:rsid w:val="00F62F2A"/>
    <w:rsid w:val="00F6404B"/>
    <w:rsid w:val="00F64DAB"/>
    <w:rsid w:val="00F64F6B"/>
    <w:rsid w:val="00F664A6"/>
    <w:rsid w:val="00F66DE9"/>
    <w:rsid w:val="00F67831"/>
    <w:rsid w:val="00F6786E"/>
    <w:rsid w:val="00F67A51"/>
    <w:rsid w:val="00F70416"/>
    <w:rsid w:val="00F7094F"/>
    <w:rsid w:val="00F70CC5"/>
    <w:rsid w:val="00F732E1"/>
    <w:rsid w:val="00F7433C"/>
    <w:rsid w:val="00F75A51"/>
    <w:rsid w:val="00F75A59"/>
    <w:rsid w:val="00F802F2"/>
    <w:rsid w:val="00F82FD8"/>
    <w:rsid w:val="00F83628"/>
    <w:rsid w:val="00F8678A"/>
    <w:rsid w:val="00F86FA3"/>
    <w:rsid w:val="00F871D7"/>
    <w:rsid w:val="00F87412"/>
    <w:rsid w:val="00F9036F"/>
    <w:rsid w:val="00F90FA6"/>
    <w:rsid w:val="00F922A3"/>
    <w:rsid w:val="00F9349E"/>
    <w:rsid w:val="00F946B7"/>
    <w:rsid w:val="00F94888"/>
    <w:rsid w:val="00F94956"/>
    <w:rsid w:val="00F972F5"/>
    <w:rsid w:val="00F9748E"/>
    <w:rsid w:val="00FA0495"/>
    <w:rsid w:val="00FA0965"/>
    <w:rsid w:val="00FA1E16"/>
    <w:rsid w:val="00FA21E7"/>
    <w:rsid w:val="00FA2662"/>
    <w:rsid w:val="00FA3886"/>
    <w:rsid w:val="00FA6016"/>
    <w:rsid w:val="00FA7E6D"/>
    <w:rsid w:val="00FA7EEF"/>
    <w:rsid w:val="00FB06CA"/>
    <w:rsid w:val="00FB0A44"/>
    <w:rsid w:val="00FB0F0F"/>
    <w:rsid w:val="00FB1931"/>
    <w:rsid w:val="00FB1B7B"/>
    <w:rsid w:val="00FB2404"/>
    <w:rsid w:val="00FB24B3"/>
    <w:rsid w:val="00FB441E"/>
    <w:rsid w:val="00FB457E"/>
    <w:rsid w:val="00FB54B9"/>
    <w:rsid w:val="00FB7C91"/>
    <w:rsid w:val="00FC113F"/>
    <w:rsid w:val="00FC1CC5"/>
    <w:rsid w:val="00FC23BA"/>
    <w:rsid w:val="00FC2A5B"/>
    <w:rsid w:val="00FC337B"/>
    <w:rsid w:val="00FC3A41"/>
    <w:rsid w:val="00FC5C69"/>
    <w:rsid w:val="00FC6216"/>
    <w:rsid w:val="00FD0988"/>
    <w:rsid w:val="00FD2865"/>
    <w:rsid w:val="00FD2B29"/>
    <w:rsid w:val="00FD2BC3"/>
    <w:rsid w:val="00FD2CE2"/>
    <w:rsid w:val="00FD339E"/>
    <w:rsid w:val="00FD3521"/>
    <w:rsid w:val="00FD3562"/>
    <w:rsid w:val="00FD4605"/>
    <w:rsid w:val="00FD48DD"/>
    <w:rsid w:val="00FD4990"/>
    <w:rsid w:val="00FD4A14"/>
    <w:rsid w:val="00FD51FA"/>
    <w:rsid w:val="00FD57C0"/>
    <w:rsid w:val="00FD6298"/>
    <w:rsid w:val="00FD66A7"/>
    <w:rsid w:val="00FD674A"/>
    <w:rsid w:val="00FD67BC"/>
    <w:rsid w:val="00FD7DA9"/>
    <w:rsid w:val="00FE0ACE"/>
    <w:rsid w:val="00FE431C"/>
    <w:rsid w:val="00FE50BF"/>
    <w:rsid w:val="00FE517C"/>
    <w:rsid w:val="00FE5715"/>
    <w:rsid w:val="00FE67E1"/>
    <w:rsid w:val="00FF19B6"/>
    <w:rsid w:val="00FF25DC"/>
    <w:rsid w:val="00FF2F7C"/>
    <w:rsid w:val="00FF3071"/>
    <w:rsid w:val="00FF3272"/>
    <w:rsid w:val="00FF48FA"/>
    <w:rsid w:val="00FF4B3A"/>
    <w:rsid w:val="00FF692B"/>
    <w:rsid w:val="00FF6C5D"/>
    <w:rsid w:val="00FF7009"/>
    <w:rsid w:val="023E3C33"/>
    <w:rsid w:val="0358AC09"/>
    <w:rsid w:val="36C04D82"/>
    <w:rsid w:val="4B3FF2AF"/>
    <w:rsid w:val="528A2D51"/>
    <w:rsid w:val="654CEC4A"/>
    <w:rsid w:val="71874901"/>
    <w:rsid w:val="737DA696"/>
    <w:rsid w:val="7A2B67A5"/>
    <w:rsid w:val="7D67E4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3CF5"/>
  <w15:docId w15:val="{059A9F65-F174-4B9B-9781-B2545D2E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2890"/>
    <w:pPr>
      <w:tabs>
        <w:tab w:val="center" w:pos="4680"/>
        <w:tab w:val="right" w:pos="9360"/>
      </w:tabs>
    </w:pPr>
  </w:style>
  <w:style w:type="character" w:customStyle="1" w:styleId="HeaderChar">
    <w:name w:val="Header Char"/>
    <w:basedOn w:val="DefaultParagraphFont"/>
    <w:link w:val="Header"/>
    <w:uiPriority w:val="99"/>
    <w:rsid w:val="00E52890"/>
  </w:style>
  <w:style w:type="paragraph" w:styleId="Footer">
    <w:name w:val="footer"/>
    <w:basedOn w:val="Normal"/>
    <w:link w:val="FooterChar"/>
    <w:uiPriority w:val="99"/>
    <w:unhideWhenUsed/>
    <w:rsid w:val="00E52890"/>
    <w:pPr>
      <w:tabs>
        <w:tab w:val="center" w:pos="4680"/>
        <w:tab w:val="right" w:pos="9360"/>
      </w:tabs>
    </w:pPr>
  </w:style>
  <w:style w:type="character" w:customStyle="1" w:styleId="FooterChar">
    <w:name w:val="Footer Char"/>
    <w:basedOn w:val="DefaultParagraphFont"/>
    <w:link w:val="Footer"/>
    <w:uiPriority w:val="99"/>
    <w:rsid w:val="00E52890"/>
  </w:style>
  <w:style w:type="paragraph" w:customStyle="1" w:styleId="pdq2pgselectionanchorcontainer">
    <w:name w:val="pdq2pg_selectionanchorcontainer"/>
    <w:basedOn w:val="Normal"/>
    <w:rsid w:val="00440A8C"/>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7411C1"/>
    <w:rPr>
      <w:sz w:val="16"/>
      <w:szCs w:val="16"/>
    </w:rPr>
  </w:style>
  <w:style w:type="paragraph" w:styleId="CommentText">
    <w:name w:val="annotation text"/>
    <w:basedOn w:val="Normal"/>
    <w:link w:val="CommentTextChar"/>
    <w:uiPriority w:val="99"/>
    <w:semiHidden/>
    <w:unhideWhenUsed/>
    <w:rsid w:val="007411C1"/>
  </w:style>
  <w:style w:type="character" w:customStyle="1" w:styleId="CommentTextChar">
    <w:name w:val="Comment Text Char"/>
    <w:basedOn w:val="DefaultParagraphFont"/>
    <w:link w:val="CommentText"/>
    <w:uiPriority w:val="99"/>
    <w:semiHidden/>
    <w:rsid w:val="007411C1"/>
  </w:style>
  <w:style w:type="paragraph" w:styleId="CommentSubject">
    <w:name w:val="annotation subject"/>
    <w:basedOn w:val="CommentText"/>
    <w:next w:val="CommentText"/>
    <w:link w:val="CommentSubjectChar"/>
    <w:uiPriority w:val="99"/>
    <w:semiHidden/>
    <w:unhideWhenUsed/>
    <w:rsid w:val="007411C1"/>
    <w:rPr>
      <w:b/>
      <w:bCs/>
    </w:rPr>
  </w:style>
  <w:style w:type="character" w:customStyle="1" w:styleId="CommentSubjectChar">
    <w:name w:val="Comment Subject Char"/>
    <w:basedOn w:val="CommentTextChar"/>
    <w:link w:val="CommentSubject"/>
    <w:uiPriority w:val="99"/>
    <w:semiHidden/>
    <w:rsid w:val="007411C1"/>
    <w:rPr>
      <w:b/>
      <w:bCs/>
    </w:rPr>
  </w:style>
  <w:style w:type="character" w:styleId="Strong">
    <w:name w:val="Strong"/>
    <w:basedOn w:val="DefaultParagraphFont"/>
    <w:uiPriority w:val="22"/>
    <w:qFormat/>
    <w:rsid w:val="00BD39DE"/>
    <w:rPr>
      <w:b/>
      <w:bCs/>
    </w:rPr>
  </w:style>
  <w:style w:type="paragraph" w:styleId="TOCHeading">
    <w:name w:val="TOC Heading"/>
    <w:basedOn w:val="Heading1"/>
    <w:next w:val="Normal"/>
    <w:uiPriority w:val="39"/>
    <w:unhideWhenUsed/>
    <w:qFormat/>
    <w:rsid w:val="00CC3D5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CC3D57"/>
    <w:pPr>
      <w:spacing w:after="100"/>
    </w:pPr>
  </w:style>
  <w:style w:type="paragraph" w:styleId="TOC2">
    <w:name w:val="toc 2"/>
    <w:basedOn w:val="Normal"/>
    <w:next w:val="Normal"/>
    <w:autoRedefine/>
    <w:uiPriority w:val="39"/>
    <w:unhideWhenUsed/>
    <w:rsid w:val="00CC3D57"/>
    <w:pPr>
      <w:spacing w:after="100"/>
      <w:ind w:left="200"/>
    </w:pPr>
  </w:style>
  <w:style w:type="paragraph" w:styleId="TOC3">
    <w:name w:val="toc 3"/>
    <w:basedOn w:val="Normal"/>
    <w:next w:val="Normal"/>
    <w:autoRedefine/>
    <w:uiPriority w:val="39"/>
    <w:unhideWhenUsed/>
    <w:rsid w:val="00CC3D57"/>
    <w:pPr>
      <w:spacing w:after="100"/>
      <w:ind w:left="400"/>
    </w:pPr>
  </w:style>
  <w:style w:type="paragraph" w:styleId="TOC4">
    <w:name w:val="toc 4"/>
    <w:basedOn w:val="Normal"/>
    <w:next w:val="Normal"/>
    <w:autoRedefine/>
    <w:uiPriority w:val="39"/>
    <w:unhideWhenUsed/>
    <w:rsid w:val="00CC3D5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C3D5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C3D5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C3D5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C3D5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C3D5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C3D57"/>
    <w:rPr>
      <w:color w:val="605E5C"/>
      <w:shd w:val="clear" w:color="auto" w:fill="E1DFDD"/>
    </w:rPr>
  </w:style>
  <w:style w:type="paragraph" w:styleId="Caption">
    <w:name w:val="caption"/>
    <w:basedOn w:val="Normal"/>
    <w:next w:val="Normal"/>
    <w:uiPriority w:val="35"/>
    <w:unhideWhenUsed/>
    <w:qFormat/>
    <w:rsid w:val="0074388A"/>
    <w:pPr>
      <w:spacing w:after="200"/>
    </w:pPr>
    <w:rPr>
      <w:i/>
      <w:iCs/>
      <w:color w:val="0E2841" w:themeColor="text2"/>
      <w:sz w:val="18"/>
      <w:szCs w:val="18"/>
    </w:rPr>
  </w:style>
  <w:style w:type="character" w:customStyle="1" w:styleId="Heading2Char">
    <w:name w:val="Heading 2 Char"/>
    <w:basedOn w:val="DefaultParagraphFont"/>
    <w:link w:val="Heading2"/>
    <w:uiPriority w:val="9"/>
    <w:rsid w:val="0043499D"/>
    <w:rPr>
      <w:color w:val="2E74B5"/>
      <w:sz w:val="26"/>
      <w:szCs w:val="26"/>
    </w:rPr>
  </w:style>
  <w:style w:type="paragraph" w:styleId="Revision">
    <w:name w:val="Revision"/>
    <w:hidden/>
    <w:uiPriority w:val="99"/>
    <w:semiHidden/>
    <w:rsid w:val="002547B3"/>
  </w:style>
  <w:style w:type="character" w:customStyle="1" w:styleId="normaltextrun">
    <w:name w:val="normaltextrun"/>
    <w:basedOn w:val="DefaultParagraphFont"/>
    <w:rsid w:val="002547B3"/>
  </w:style>
  <w:style w:type="character" w:customStyle="1" w:styleId="Heading1Char">
    <w:name w:val="Heading 1 Char"/>
    <w:basedOn w:val="DefaultParagraphFont"/>
    <w:link w:val="Heading1"/>
    <w:uiPriority w:val="9"/>
    <w:rsid w:val="00924A98"/>
    <w:rPr>
      <w:color w:val="2E74B5"/>
      <w:sz w:val="32"/>
      <w:szCs w:val="32"/>
    </w:rPr>
  </w:style>
  <w:style w:type="paragraph" w:styleId="TableofFigures">
    <w:name w:val="table of figures"/>
    <w:basedOn w:val="Normal"/>
    <w:next w:val="Normal"/>
    <w:uiPriority w:val="99"/>
    <w:unhideWhenUsed/>
    <w:rsid w:val="003F1246"/>
  </w:style>
  <w:style w:type="paragraph" w:styleId="NormalWeb">
    <w:name w:val="Normal (Web)"/>
    <w:basedOn w:val="Normal"/>
    <w:uiPriority w:val="99"/>
    <w:semiHidden/>
    <w:unhideWhenUsed/>
    <w:rsid w:val="00D513A7"/>
    <w:pPr>
      <w:spacing w:before="100" w:beforeAutospacing="1" w:after="100" w:afterAutospacing="1"/>
    </w:pPr>
    <w:rPr>
      <w:sz w:val="24"/>
      <w:szCs w:val="24"/>
    </w:rPr>
  </w:style>
  <w:style w:type="table" w:styleId="TableGrid">
    <w:name w:val="Table Grid"/>
    <w:basedOn w:val="TableNormal"/>
    <w:uiPriority w:val="39"/>
    <w:rsid w:val="00863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F27C1A"/>
    <w:pPr>
      <w:spacing w:before="100" w:beforeAutospacing="1" w:after="100" w:afterAutospacing="1"/>
    </w:pPr>
    <w:rPr>
      <w:sz w:val="24"/>
      <w:szCs w:val="24"/>
    </w:rPr>
  </w:style>
  <w:style w:type="table" w:styleId="GridTable4-Accent1">
    <w:name w:val="Grid Table 4 Accent 1"/>
    <w:basedOn w:val="TableNormal"/>
    <w:uiPriority w:val="49"/>
    <w:rsid w:val="00BA6965"/>
    <w:rPr>
      <w:rFonts w:asciiTheme="minorHAnsi" w:eastAsiaTheme="minorHAnsi" w:hAnsiTheme="minorHAnsi" w:cstheme="minorBidi"/>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952A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9765">
      <w:bodyDiv w:val="1"/>
      <w:marLeft w:val="0"/>
      <w:marRight w:val="0"/>
      <w:marTop w:val="0"/>
      <w:marBottom w:val="0"/>
      <w:divBdr>
        <w:top w:val="none" w:sz="0" w:space="0" w:color="auto"/>
        <w:left w:val="none" w:sz="0" w:space="0" w:color="auto"/>
        <w:bottom w:val="none" w:sz="0" w:space="0" w:color="auto"/>
        <w:right w:val="none" w:sz="0" w:space="0" w:color="auto"/>
      </w:divBdr>
    </w:div>
    <w:div w:id="166794988">
      <w:bodyDiv w:val="1"/>
      <w:marLeft w:val="0"/>
      <w:marRight w:val="0"/>
      <w:marTop w:val="0"/>
      <w:marBottom w:val="0"/>
      <w:divBdr>
        <w:top w:val="none" w:sz="0" w:space="0" w:color="auto"/>
        <w:left w:val="none" w:sz="0" w:space="0" w:color="auto"/>
        <w:bottom w:val="none" w:sz="0" w:space="0" w:color="auto"/>
        <w:right w:val="none" w:sz="0" w:space="0" w:color="auto"/>
      </w:divBdr>
    </w:div>
    <w:div w:id="177162122">
      <w:bodyDiv w:val="1"/>
      <w:marLeft w:val="0"/>
      <w:marRight w:val="0"/>
      <w:marTop w:val="0"/>
      <w:marBottom w:val="0"/>
      <w:divBdr>
        <w:top w:val="none" w:sz="0" w:space="0" w:color="auto"/>
        <w:left w:val="none" w:sz="0" w:space="0" w:color="auto"/>
        <w:bottom w:val="none" w:sz="0" w:space="0" w:color="auto"/>
        <w:right w:val="none" w:sz="0" w:space="0" w:color="auto"/>
      </w:divBdr>
    </w:div>
    <w:div w:id="180320743">
      <w:bodyDiv w:val="1"/>
      <w:marLeft w:val="0"/>
      <w:marRight w:val="0"/>
      <w:marTop w:val="0"/>
      <w:marBottom w:val="0"/>
      <w:divBdr>
        <w:top w:val="none" w:sz="0" w:space="0" w:color="auto"/>
        <w:left w:val="none" w:sz="0" w:space="0" w:color="auto"/>
        <w:bottom w:val="none" w:sz="0" w:space="0" w:color="auto"/>
        <w:right w:val="none" w:sz="0" w:space="0" w:color="auto"/>
      </w:divBdr>
    </w:div>
    <w:div w:id="212470680">
      <w:bodyDiv w:val="1"/>
      <w:marLeft w:val="0"/>
      <w:marRight w:val="0"/>
      <w:marTop w:val="0"/>
      <w:marBottom w:val="0"/>
      <w:divBdr>
        <w:top w:val="none" w:sz="0" w:space="0" w:color="auto"/>
        <w:left w:val="none" w:sz="0" w:space="0" w:color="auto"/>
        <w:bottom w:val="none" w:sz="0" w:space="0" w:color="auto"/>
        <w:right w:val="none" w:sz="0" w:space="0" w:color="auto"/>
      </w:divBdr>
    </w:div>
    <w:div w:id="243808989">
      <w:bodyDiv w:val="1"/>
      <w:marLeft w:val="0"/>
      <w:marRight w:val="0"/>
      <w:marTop w:val="0"/>
      <w:marBottom w:val="0"/>
      <w:divBdr>
        <w:top w:val="none" w:sz="0" w:space="0" w:color="auto"/>
        <w:left w:val="none" w:sz="0" w:space="0" w:color="auto"/>
        <w:bottom w:val="none" w:sz="0" w:space="0" w:color="auto"/>
        <w:right w:val="none" w:sz="0" w:space="0" w:color="auto"/>
      </w:divBdr>
    </w:div>
    <w:div w:id="286395706">
      <w:bodyDiv w:val="1"/>
      <w:marLeft w:val="0"/>
      <w:marRight w:val="0"/>
      <w:marTop w:val="0"/>
      <w:marBottom w:val="0"/>
      <w:divBdr>
        <w:top w:val="none" w:sz="0" w:space="0" w:color="auto"/>
        <w:left w:val="none" w:sz="0" w:space="0" w:color="auto"/>
        <w:bottom w:val="none" w:sz="0" w:space="0" w:color="auto"/>
        <w:right w:val="none" w:sz="0" w:space="0" w:color="auto"/>
      </w:divBdr>
    </w:div>
    <w:div w:id="349651412">
      <w:bodyDiv w:val="1"/>
      <w:marLeft w:val="0"/>
      <w:marRight w:val="0"/>
      <w:marTop w:val="0"/>
      <w:marBottom w:val="0"/>
      <w:divBdr>
        <w:top w:val="none" w:sz="0" w:space="0" w:color="auto"/>
        <w:left w:val="none" w:sz="0" w:space="0" w:color="auto"/>
        <w:bottom w:val="none" w:sz="0" w:space="0" w:color="auto"/>
        <w:right w:val="none" w:sz="0" w:space="0" w:color="auto"/>
      </w:divBdr>
    </w:div>
    <w:div w:id="357970578">
      <w:bodyDiv w:val="1"/>
      <w:marLeft w:val="0"/>
      <w:marRight w:val="0"/>
      <w:marTop w:val="0"/>
      <w:marBottom w:val="0"/>
      <w:divBdr>
        <w:top w:val="none" w:sz="0" w:space="0" w:color="auto"/>
        <w:left w:val="none" w:sz="0" w:space="0" w:color="auto"/>
        <w:bottom w:val="none" w:sz="0" w:space="0" w:color="auto"/>
        <w:right w:val="none" w:sz="0" w:space="0" w:color="auto"/>
      </w:divBdr>
    </w:div>
    <w:div w:id="368529667">
      <w:bodyDiv w:val="1"/>
      <w:marLeft w:val="0"/>
      <w:marRight w:val="0"/>
      <w:marTop w:val="0"/>
      <w:marBottom w:val="0"/>
      <w:divBdr>
        <w:top w:val="none" w:sz="0" w:space="0" w:color="auto"/>
        <w:left w:val="none" w:sz="0" w:space="0" w:color="auto"/>
        <w:bottom w:val="none" w:sz="0" w:space="0" w:color="auto"/>
        <w:right w:val="none" w:sz="0" w:space="0" w:color="auto"/>
      </w:divBdr>
      <w:divsChild>
        <w:div w:id="1697462206">
          <w:marLeft w:val="0"/>
          <w:marRight w:val="0"/>
          <w:marTop w:val="0"/>
          <w:marBottom w:val="0"/>
          <w:divBdr>
            <w:top w:val="none" w:sz="0" w:space="0" w:color="auto"/>
            <w:left w:val="none" w:sz="0" w:space="0" w:color="auto"/>
            <w:bottom w:val="none" w:sz="0" w:space="0" w:color="auto"/>
            <w:right w:val="none" w:sz="0" w:space="0" w:color="auto"/>
          </w:divBdr>
        </w:div>
      </w:divsChild>
    </w:div>
    <w:div w:id="457185454">
      <w:bodyDiv w:val="1"/>
      <w:marLeft w:val="0"/>
      <w:marRight w:val="0"/>
      <w:marTop w:val="0"/>
      <w:marBottom w:val="0"/>
      <w:divBdr>
        <w:top w:val="none" w:sz="0" w:space="0" w:color="auto"/>
        <w:left w:val="none" w:sz="0" w:space="0" w:color="auto"/>
        <w:bottom w:val="none" w:sz="0" w:space="0" w:color="auto"/>
        <w:right w:val="none" w:sz="0" w:space="0" w:color="auto"/>
      </w:divBdr>
      <w:divsChild>
        <w:div w:id="584270753">
          <w:marLeft w:val="0"/>
          <w:marRight w:val="0"/>
          <w:marTop w:val="0"/>
          <w:marBottom w:val="0"/>
          <w:divBdr>
            <w:top w:val="none" w:sz="0" w:space="0" w:color="auto"/>
            <w:left w:val="none" w:sz="0" w:space="0" w:color="auto"/>
            <w:bottom w:val="none" w:sz="0" w:space="0" w:color="auto"/>
            <w:right w:val="none" w:sz="0" w:space="0" w:color="auto"/>
          </w:divBdr>
          <w:divsChild>
            <w:div w:id="1804616783">
              <w:marLeft w:val="0"/>
              <w:marRight w:val="0"/>
              <w:marTop w:val="0"/>
              <w:marBottom w:val="0"/>
              <w:divBdr>
                <w:top w:val="none" w:sz="0" w:space="0" w:color="auto"/>
                <w:left w:val="none" w:sz="0" w:space="0" w:color="auto"/>
                <w:bottom w:val="none" w:sz="0" w:space="0" w:color="auto"/>
                <w:right w:val="none" w:sz="0" w:space="0" w:color="auto"/>
              </w:divBdr>
              <w:divsChild>
                <w:div w:id="951470848">
                  <w:marLeft w:val="0"/>
                  <w:marRight w:val="0"/>
                  <w:marTop w:val="0"/>
                  <w:marBottom w:val="0"/>
                  <w:divBdr>
                    <w:top w:val="none" w:sz="0" w:space="0" w:color="auto"/>
                    <w:left w:val="none" w:sz="0" w:space="0" w:color="auto"/>
                    <w:bottom w:val="none" w:sz="0" w:space="0" w:color="auto"/>
                    <w:right w:val="none" w:sz="0" w:space="0" w:color="auto"/>
                  </w:divBdr>
                  <w:divsChild>
                    <w:div w:id="246303981">
                      <w:marLeft w:val="0"/>
                      <w:marRight w:val="0"/>
                      <w:marTop w:val="360"/>
                      <w:marBottom w:val="60"/>
                      <w:divBdr>
                        <w:top w:val="none" w:sz="0" w:space="0" w:color="auto"/>
                        <w:left w:val="none" w:sz="0" w:space="0" w:color="auto"/>
                        <w:bottom w:val="none" w:sz="0" w:space="0" w:color="auto"/>
                        <w:right w:val="none" w:sz="0" w:space="0" w:color="auto"/>
                      </w:divBdr>
                      <w:divsChild>
                        <w:div w:id="1138185125">
                          <w:marLeft w:val="0"/>
                          <w:marRight w:val="0"/>
                          <w:marTop w:val="0"/>
                          <w:marBottom w:val="0"/>
                          <w:divBdr>
                            <w:top w:val="none" w:sz="0" w:space="0" w:color="auto"/>
                            <w:left w:val="none" w:sz="0" w:space="0" w:color="auto"/>
                            <w:bottom w:val="none" w:sz="0" w:space="0" w:color="auto"/>
                            <w:right w:val="none" w:sz="0" w:space="0" w:color="auto"/>
                          </w:divBdr>
                          <w:divsChild>
                            <w:div w:id="523710159">
                              <w:marLeft w:val="0"/>
                              <w:marRight w:val="0"/>
                              <w:marTop w:val="0"/>
                              <w:marBottom w:val="0"/>
                              <w:divBdr>
                                <w:top w:val="none" w:sz="0" w:space="0" w:color="auto"/>
                                <w:left w:val="none" w:sz="0" w:space="0" w:color="auto"/>
                                <w:bottom w:val="none" w:sz="0" w:space="0" w:color="auto"/>
                                <w:right w:val="none" w:sz="0" w:space="0" w:color="auto"/>
                              </w:divBdr>
                              <w:divsChild>
                                <w:div w:id="1006395613">
                                  <w:marLeft w:val="0"/>
                                  <w:marRight w:val="0"/>
                                  <w:marTop w:val="0"/>
                                  <w:marBottom w:val="0"/>
                                  <w:divBdr>
                                    <w:top w:val="none" w:sz="0" w:space="0" w:color="auto"/>
                                    <w:left w:val="none" w:sz="0" w:space="0" w:color="auto"/>
                                    <w:bottom w:val="none" w:sz="0" w:space="0" w:color="auto"/>
                                    <w:right w:val="none" w:sz="0" w:space="0" w:color="auto"/>
                                  </w:divBdr>
                                  <w:divsChild>
                                    <w:div w:id="167907220">
                                      <w:marLeft w:val="0"/>
                                      <w:marRight w:val="0"/>
                                      <w:marTop w:val="0"/>
                                      <w:marBottom w:val="0"/>
                                      <w:divBdr>
                                        <w:top w:val="none" w:sz="0" w:space="0" w:color="auto"/>
                                        <w:left w:val="none" w:sz="0" w:space="0" w:color="auto"/>
                                        <w:bottom w:val="none" w:sz="0" w:space="0" w:color="auto"/>
                                        <w:right w:val="none" w:sz="0" w:space="0" w:color="auto"/>
                                      </w:divBdr>
                                      <w:divsChild>
                                        <w:div w:id="1424913386">
                                          <w:marLeft w:val="0"/>
                                          <w:marRight w:val="0"/>
                                          <w:marTop w:val="0"/>
                                          <w:marBottom w:val="0"/>
                                          <w:divBdr>
                                            <w:top w:val="none" w:sz="0" w:space="0" w:color="auto"/>
                                            <w:left w:val="none" w:sz="0" w:space="0" w:color="auto"/>
                                            <w:bottom w:val="none" w:sz="0" w:space="0" w:color="auto"/>
                                            <w:right w:val="none" w:sz="0" w:space="0" w:color="auto"/>
                                          </w:divBdr>
                                          <w:divsChild>
                                            <w:div w:id="8057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28935">
      <w:bodyDiv w:val="1"/>
      <w:marLeft w:val="0"/>
      <w:marRight w:val="0"/>
      <w:marTop w:val="0"/>
      <w:marBottom w:val="0"/>
      <w:divBdr>
        <w:top w:val="none" w:sz="0" w:space="0" w:color="auto"/>
        <w:left w:val="none" w:sz="0" w:space="0" w:color="auto"/>
        <w:bottom w:val="none" w:sz="0" w:space="0" w:color="auto"/>
        <w:right w:val="none" w:sz="0" w:space="0" w:color="auto"/>
      </w:divBdr>
      <w:divsChild>
        <w:div w:id="1139299671">
          <w:marLeft w:val="0"/>
          <w:marRight w:val="0"/>
          <w:marTop w:val="0"/>
          <w:marBottom w:val="0"/>
          <w:divBdr>
            <w:top w:val="none" w:sz="0" w:space="0" w:color="auto"/>
            <w:left w:val="none" w:sz="0" w:space="0" w:color="auto"/>
            <w:bottom w:val="none" w:sz="0" w:space="0" w:color="auto"/>
            <w:right w:val="none" w:sz="0" w:space="0" w:color="auto"/>
          </w:divBdr>
          <w:divsChild>
            <w:div w:id="16103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156">
      <w:bodyDiv w:val="1"/>
      <w:marLeft w:val="0"/>
      <w:marRight w:val="0"/>
      <w:marTop w:val="0"/>
      <w:marBottom w:val="0"/>
      <w:divBdr>
        <w:top w:val="none" w:sz="0" w:space="0" w:color="auto"/>
        <w:left w:val="none" w:sz="0" w:space="0" w:color="auto"/>
        <w:bottom w:val="none" w:sz="0" w:space="0" w:color="auto"/>
        <w:right w:val="none" w:sz="0" w:space="0" w:color="auto"/>
      </w:divBdr>
    </w:div>
    <w:div w:id="611132638">
      <w:bodyDiv w:val="1"/>
      <w:marLeft w:val="0"/>
      <w:marRight w:val="0"/>
      <w:marTop w:val="0"/>
      <w:marBottom w:val="0"/>
      <w:divBdr>
        <w:top w:val="none" w:sz="0" w:space="0" w:color="auto"/>
        <w:left w:val="none" w:sz="0" w:space="0" w:color="auto"/>
        <w:bottom w:val="none" w:sz="0" w:space="0" w:color="auto"/>
        <w:right w:val="none" w:sz="0" w:space="0" w:color="auto"/>
      </w:divBdr>
    </w:div>
    <w:div w:id="613484221">
      <w:bodyDiv w:val="1"/>
      <w:marLeft w:val="0"/>
      <w:marRight w:val="0"/>
      <w:marTop w:val="0"/>
      <w:marBottom w:val="0"/>
      <w:divBdr>
        <w:top w:val="none" w:sz="0" w:space="0" w:color="auto"/>
        <w:left w:val="none" w:sz="0" w:space="0" w:color="auto"/>
        <w:bottom w:val="none" w:sz="0" w:space="0" w:color="auto"/>
        <w:right w:val="none" w:sz="0" w:space="0" w:color="auto"/>
      </w:divBdr>
    </w:div>
    <w:div w:id="652874320">
      <w:bodyDiv w:val="1"/>
      <w:marLeft w:val="0"/>
      <w:marRight w:val="0"/>
      <w:marTop w:val="0"/>
      <w:marBottom w:val="0"/>
      <w:divBdr>
        <w:top w:val="none" w:sz="0" w:space="0" w:color="auto"/>
        <w:left w:val="none" w:sz="0" w:space="0" w:color="auto"/>
        <w:bottom w:val="none" w:sz="0" w:space="0" w:color="auto"/>
        <w:right w:val="none" w:sz="0" w:space="0" w:color="auto"/>
      </w:divBdr>
    </w:div>
    <w:div w:id="720135076">
      <w:bodyDiv w:val="1"/>
      <w:marLeft w:val="0"/>
      <w:marRight w:val="0"/>
      <w:marTop w:val="0"/>
      <w:marBottom w:val="0"/>
      <w:divBdr>
        <w:top w:val="none" w:sz="0" w:space="0" w:color="auto"/>
        <w:left w:val="none" w:sz="0" w:space="0" w:color="auto"/>
        <w:bottom w:val="none" w:sz="0" w:space="0" w:color="auto"/>
        <w:right w:val="none" w:sz="0" w:space="0" w:color="auto"/>
      </w:divBdr>
    </w:div>
    <w:div w:id="728039683">
      <w:bodyDiv w:val="1"/>
      <w:marLeft w:val="0"/>
      <w:marRight w:val="0"/>
      <w:marTop w:val="0"/>
      <w:marBottom w:val="0"/>
      <w:divBdr>
        <w:top w:val="none" w:sz="0" w:space="0" w:color="auto"/>
        <w:left w:val="none" w:sz="0" w:space="0" w:color="auto"/>
        <w:bottom w:val="none" w:sz="0" w:space="0" w:color="auto"/>
        <w:right w:val="none" w:sz="0" w:space="0" w:color="auto"/>
      </w:divBdr>
    </w:div>
    <w:div w:id="738674033">
      <w:bodyDiv w:val="1"/>
      <w:marLeft w:val="0"/>
      <w:marRight w:val="0"/>
      <w:marTop w:val="0"/>
      <w:marBottom w:val="0"/>
      <w:divBdr>
        <w:top w:val="none" w:sz="0" w:space="0" w:color="auto"/>
        <w:left w:val="none" w:sz="0" w:space="0" w:color="auto"/>
        <w:bottom w:val="none" w:sz="0" w:space="0" w:color="auto"/>
        <w:right w:val="none" w:sz="0" w:space="0" w:color="auto"/>
      </w:divBdr>
    </w:div>
    <w:div w:id="765728808">
      <w:bodyDiv w:val="1"/>
      <w:marLeft w:val="0"/>
      <w:marRight w:val="0"/>
      <w:marTop w:val="0"/>
      <w:marBottom w:val="0"/>
      <w:divBdr>
        <w:top w:val="none" w:sz="0" w:space="0" w:color="auto"/>
        <w:left w:val="none" w:sz="0" w:space="0" w:color="auto"/>
        <w:bottom w:val="none" w:sz="0" w:space="0" w:color="auto"/>
        <w:right w:val="none" w:sz="0" w:space="0" w:color="auto"/>
      </w:divBdr>
    </w:div>
    <w:div w:id="778987161">
      <w:bodyDiv w:val="1"/>
      <w:marLeft w:val="0"/>
      <w:marRight w:val="0"/>
      <w:marTop w:val="0"/>
      <w:marBottom w:val="0"/>
      <w:divBdr>
        <w:top w:val="none" w:sz="0" w:space="0" w:color="auto"/>
        <w:left w:val="none" w:sz="0" w:space="0" w:color="auto"/>
        <w:bottom w:val="none" w:sz="0" w:space="0" w:color="auto"/>
        <w:right w:val="none" w:sz="0" w:space="0" w:color="auto"/>
      </w:divBdr>
    </w:div>
    <w:div w:id="908265683">
      <w:bodyDiv w:val="1"/>
      <w:marLeft w:val="0"/>
      <w:marRight w:val="0"/>
      <w:marTop w:val="0"/>
      <w:marBottom w:val="0"/>
      <w:divBdr>
        <w:top w:val="none" w:sz="0" w:space="0" w:color="auto"/>
        <w:left w:val="none" w:sz="0" w:space="0" w:color="auto"/>
        <w:bottom w:val="none" w:sz="0" w:space="0" w:color="auto"/>
        <w:right w:val="none" w:sz="0" w:space="0" w:color="auto"/>
      </w:divBdr>
    </w:div>
    <w:div w:id="927810470">
      <w:bodyDiv w:val="1"/>
      <w:marLeft w:val="0"/>
      <w:marRight w:val="0"/>
      <w:marTop w:val="0"/>
      <w:marBottom w:val="0"/>
      <w:divBdr>
        <w:top w:val="none" w:sz="0" w:space="0" w:color="auto"/>
        <w:left w:val="none" w:sz="0" w:space="0" w:color="auto"/>
        <w:bottom w:val="none" w:sz="0" w:space="0" w:color="auto"/>
        <w:right w:val="none" w:sz="0" w:space="0" w:color="auto"/>
      </w:divBdr>
    </w:div>
    <w:div w:id="937828292">
      <w:bodyDiv w:val="1"/>
      <w:marLeft w:val="0"/>
      <w:marRight w:val="0"/>
      <w:marTop w:val="0"/>
      <w:marBottom w:val="0"/>
      <w:divBdr>
        <w:top w:val="none" w:sz="0" w:space="0" w:color="auto"/>
        <w:left w:val="none" w:sz="0" w:space="0" w:color="auto"/>
        <w:bottom w:val="none" w:sz="0" w:space="0" w:color="auto"/>
        <w:right w:val="none" w:sz="0" w:space="0" w:color="auto"/>
      </w:divBdr>
    </w:div>
    <w:div w:id="954020936">
      <w:bodyDiv w:val="1"/>
      <w:marLeft w:val="0"/>
      <w:marRight w:val="0"/>
      <w:marTop w:val="0"/>
      <w:marBottom w:val="0"/>
      <w:divBdr>
        <w:top w:val="none" w:sz="0" w:space="0" w:color="auto"/>
        <w:left w:val="none" w:sz="0" w:space="0" w:color="auto"/>
        <w:bottom w:val="none" w:sz="0" w:space="0" w:color="auto"/>
        <w:right w:val="none" w:sz="0" w:space="0" w:color="auto"/>
      </w:divBdr>
      <w:divsChild>
        <w:div w:id="587546523">
          <w:marLeft w:val="0"/>
          <w:marRight w:val="0"/>
          <w:marTop w:val="0"/>
          <w:marBottom w:val="0"/>
          <w:divBdr>
            <w:top w:val="none" w:sz="0" w:space="0" w:color="auto"/>
            <w:left w:val="none" w:sz="0" w:space="0" w:color="auto"/>
            <w:bottom w:val="none" w:sz="0" w:space="0" w:color="auto"/>
            <w:right w:val="none" w:sz="0" w:space="0" w:color="auto"/>
          </w:divBdr>
        </w:div>
      </w:divsChild>
    </w:div>
    <w:div w:id="1028069792">
      <w:bodyDiv w:val="1"/>
      <w:marLeft w:val="0"/>
      <w:marRight w:val="0"/>
      <w:marTop w:val="0"/>
      <w:marBottom w:val="0"/>
      <w:divBdr>
        <w:top w:val="none" w:sz="0" w:space="0" w:color="auto"/>
        <w:left w:val="none" w:sz="0" w:space="0" w:color="auto"/>
        <w:bottom w:val="none" w:sz="0" w:space="0" w:color="auto"/>
        <w:right w:val="none" w:sz="0" w:space="0" w:color="auto"/>
      </w:divBdr>
    </w:div>
    <w:div w:id="1116019598">
      <w:bodyDiv w:val="1"/>
      <w:marLeft w:val="0"/>
      <w:marRight w:val="0"/>
      <w:marTop w:val="0"/>
      <w:marBottom w:val="0"/>
      <w:divBdr>
        <w:top w:val="none" w:sz="0" w:space="0" w:color="auto"/>
        <w:left w:val="none" w:sz="0" w:space="0" w:color="auto"/>
        <w:bottom w:val="none" w:sz="0" w:space="0" w:color="auto"/>
        <w:right w:val="none" w:sz="0" w:space="0" w:color="auto"/>
      </w:divBdr>
    </w:div>
    <w:div w:id="1117870787">
      <w:bodyDiv w:val="1"/>
      <w:marLeft w:val="0"/>
      <w:marRight w:val="0"/>
      <w:marTop w:val="0"/>
      <w:marBottom w:val="0"/>
      <w:divBdr>
        <w:top w:val="none" w:sz="0" w:space="0" w:color="auto"/>
        <w:left w:val="none" w:sz="0" w:space="0" w:color="auto"/>
        <w:bottom w:val="none" w:sz="0" w:space="0" w:color="auto"/>
        <w:right w:val="none" w:sz="0" w:space="0" w:color="auto"/>
      </w:divBdr>
    </w:div>
    <w:div w:id="1177500047">
      <w:bodyDiv w:val="1"/>
      <w:marLeft w:val="0"/>
      <w:marRight w:val="0"/>
      <w:marTop w:val="0"/>
      <w:marBottom w:val="0"/>
      <w:divBdr>
        <w:top w:val="none" w:sz="0" w:space="0" w:color="auto"/>
        <w:left w:val="none" w:sz="0" w:space="0" w:color="auto"/>
        <w:bottom w:val="none" w:sz="0" w:space="0" w:color="auto"/>
        <w:right w:val="none" w:sz="0" w:space="0" w:color="auto"/>
      </w:divBdr>
    </w:div>
    <w:div w:id="1234587546">
      <w:bodyDiv w:val="1"/>
      <w:marLeft w:val="0"/>
      <w:marRight w:val="0"/>
      <w:marTop w:val="0"/>
      <w:marBottom w:val="0"/>
      <w:divBdr>
        <w:top w:val="none" w:sz="0" w:space="0" w:color="auto"/>
        <w:left w:val="none" w:sz="0" w:space="0" w:color="auto"/>
        <w:bottom w:val="none" w:sz="0" w:space="0" w:color="auto"/>
        <w:right w:val="none" w:sz="0" w:space="0" w:color="auto"/>
      </w:divBdr>
      <w:divsChild>
        <w:div w:id="836700112">
          <w:marLeft w:val="0"/>
          <w:marRight w:val="0"/>
          <w:marTop w:val="0"/>
          <w:marBottom w:val="0"/>
          <w:divBdr>
            <w:top w:val="none" w:sz="0" w:space="0" w:color="auto"/>
            <w:left w:val="none" w:sz="0" w:space="0" w:color="auto"/>
            <w:bottom w:val="none" w:sz="0" w:space="0" w:color="auto"/>
            <w:right w:val="none" w:sz="0" w:space="0" w:color="auto"/>
          </w:divBdr>
        </w:div>
      </w:divsChild>
    </w:div>
    <w:div w:id="1250192583">
      <w:bodyDiv w:val="1"/>
      <w:marLeft w:val="0"/>
      <w:marRight w:val="0"/>
      <w:marTop w:val="0"/>
      <w:marBottom w:val="0"/>
      <w:divBdr>
        <w:top w:val="none" w:sz="0" w:space="0" w:color="auto"/>
        <w:left w:val="none" w:sz="0" w:space="0" w:color="auto"/>
        <w:bottom w:val="none" w:sz="0" w:space="0" w:color="auto"/>
        <w:right w:val="none" w:sz="0" w:space="0" w:color="auto"/>
      </w:divBdr>
    </w:div>
    <w:div w:id="1256475446">
      <w:bodyDiv w:val="1"/>
      <w:marLeft w:val="0"/>
      <w:marRight w:val="0"/>
      <w:marTop w:val="0"/>
      <w:marBottom w:val="0"/>
      <w:divBdr>
        <w:top w:val="none" w:sz="0" w:space="0" w:color="auto"/>
        <w:left w:val="none" w:sz="0" w:space="0" w:color="auto"/>
        <w:bottom w:val="none" w:sz="0" w:space="0" w:color="auto"/>
        <w:right w:val="none" w:sz="0" w:space="0" w:color="auto"/>
      </w:divBdr>
    </w:div>
    <w:div w:id="1258323258">
      <w:bodyDiv w:val="1"/>
      <w:marLeft w:val="0"/>
      <w:marRight w:val="0"/>
      <w:marTop w:val="0"/>
      <w:marBottom w:val="0"/>
      <w:divBdr>
        <w:top w:val="none" w:sz="0" w:space="0" w:color="auto"/>
        <w:left w:val="none" w:sz="0" w:space="0" w:color="auto"/>
        <w:bottom w:val="none" w:sz="0" w:space="0" w:color="auto"/>
        <w:right w:val="none" w:sz="0" w:space="0" w:color="auto"/>
      </w:divBdr>
    </w:div>
    <w:div w:id="1310481210">
      <w:bodyDiv w:val="1"/>
      <w:marLeft w:val="0"/>
      <w:marRight w:val="0"/>
      <w:marTop w:val="0"/>
      <w:marBottom w:val="0"/>
      <w:divBdr>
        <w:top w:val="none" w:sz="0" w:space="0" w:color="auto"/>
        <w:left w:val="none" w:sz="0" w:space="0" w:color="auto"/>
        <w:bottom w:val="none" w:sz="0" w:space="0" w:color="auto"/>
        <w:right w:val="none" w:sz="0" w:space="0" w:color="auto"/>
      </w:divBdr>
    </w:div>
    <w:div w:id="1384403453">
      <w:bodyDiv w:val="1"/>
      <w:marLeft w:val="0"/>
      <w:marRight w:val="0"/>
      <w:marTop w:val="0"/>
      <w:marBottom w:val="0"/>
      <w:divBdr>
        <w:top w:val="none" w:sz="0" w:space="0" w:color="auto"/>
        <w:left w:val="none" w:sz="0" w:space="0" w:color="auto"/>
        <w:bottom w:val="none" w:sz="0" w:space="0" w:color="auto"/>
        <w:right w:val="none" w:sz="0" w:space="0" w:color="auto"/>
      </w:divBdr>
    </w:div>
    <w:div w:id="1416242879">
      <w:bodyDiv w:val="1"/>
      <w:marLeft w:val="0"/>
      <w:marRight w:val="0"/>
      <w:marTop w:val="0"/>
      <w:marBottom w:val="0"/>
      <w:divBdr>
        <w:top w:val="none" w:sz="0" w:space="0" w:color="auto"/>
        <w:left w:val="none" w:sz="0" w:space="0" w:color="auto"/>
        <w:bottom w:val="none" w:sz="0" w:space="0" w:color="auto"/>
        <w:right w:val="none" w:sz="0" w:space="0" w:color="auto"/>
      </w:divBdr>
    </w:div>
    <w:div w:id="1606113886">
      <w:bodyDiv w:val="1"/>
      <w:marLeft w:val="0"/>
      <w:marRight w:val="0"/>
      <w:marTop w:val="0"/>
      <w:marBottom w:val="0"/>
      <w:divBdr>
        <w:top w:val="none" w:sz="0" w:space="0" w:color="auto"/>
        <w:left w:val="none" w:sz="0" w:space="0" w:color="auto"/>
        <w:bottom w:val="none" w:sz="0" w:space="0" w:color="auto"/>
        <w:right w:val="none" w:sz="0" w:space="0" w:color="auto"/>
      </w:divBdr>
      <w:divsChild>
        <w:div w:id="1182550264">
          <w:marLeft w:val="0"/>
          <w:marRight w:val="0"/>
          <w:marTop w:val="0"/>
          <w:marBottom w:val="0"/>
          <w:divBdr>
            <w:top w:val="none" w:sz="0" w:space="0" w:color="auto"/>
            <w:left w:val="none" w:sz="0" w:space="0" w:color="auto"/>
            <w:bottom w:val="none" w:sz="0" w:space="0" w:color="auto"/>
            <w:right w:val="none" w:sz="0" w:space="0" w:color="auto"/>
          </w:divBdr>
        </w:div>
      </w:divsChild>
    </w:div>
    <w:div w:id="1638879147">
      <w:bodyDiv w:val="1"/>
      <w:marLeft w:val="0"/>
      <w:marRight w:val="0"/>
      <w:marTop w:val="0"/>
      <w:marBottom w:val="0"/>
      <w:divBdr>
        <w:top w:val="none" w:sz="0" w:space="0" w:color="auto"/>
        <w:left w:val="none" w:sz="0" w:space="0" w:color="auto"/>
        <w:bottom w:val="none" w:sz="0" w:space="0" w:color="auto"/>
        <w:right w:val="none" w:sz="0" w:space="0" w:color="auto"/>
      </w:divBdr>
    </w:div>
    <w:div w:id="1673027698">
      <w:bodyDiv w:val="1"/>
      <w:marLeft w:val="0"/>
      <w:marRight w:val="0"/>
      <w:marTop w:val="0"/>
      <w:marBottom w:val="0"/>
      <w:divBdr>
        <w:top w:val="none" w:sz="0" w:space="0" w:color="auto"/>
        <w:left w:val="none" w:sz="0" w:space="0" w:color="auto"/>
        <w:bottom w:val="none" w:sz="0" w:space="0" w:color="auto"/>
        <w:right w:val="none" w:sz="0" w:space="0" w:color="auto"/>
      </w:divBdr>
    </w:div>
    <w:div w:id="1683166587">
      <w:bodyDiv w:val="1"/>
      <w:marLeft w:val="0"/>
      <w:marRight w:val="0"/>
      <w:marTop w:val="0"/>
      <w:marBottom w:val="0"/>
      <w:divBdr>
        <w:top w:val="none" w:sz="0" w:space="0" w:color="auto"/>
        <w:left w:val="none" w:sz="0" w:space="0" w:color="auto"/>
        <w:bottom w:val="none" w:sz="0" w:space="0" w:color="auto"/>
        <w:right w:val="none" w:sz="0" w:space="0" w:color="auto"/>
      </w:divBdr>
    </w:div>
    <w:div w:id="1701663113">
      <w:bodyDiv w:val="1"/>
      <w:marLeft w:val="0"/>
      <w:marRight w:val="0"/>
      <w:marTop w:val="0"/>
      <w:marBottom w:val="0"/>
      <w:divBdr>
        <w:top w:val="none" w:sz="0" w:space="0" w:color="auto"/>
        <w:left w:val="none" w:sz="0" w:space="0" w:color="auto"/>
        <w:bottom w:val="none" w:sz="0" w:space="0" w:color="auto"/>
        <w:right w:val="none" w:sz="0" w:space="0" w:color="auto"/>
      </w:divBdr>
      <w:divsChild>
        <w:div w:id="2138374867">
          <w:marLeft w:val="0"/>
          <w:marRight w:val="0"/>
          <w:marTop w:val="0"/>
          <w:marBottom w:val="0"/>
          <w:divBdr>
            <w:top w:val="none" w:sz="0" w:space="0" w:color="auto"/>
            <w:left w:val="none" w:sz="0" w:space="0" w:color="auto"/>
            <w:bottom w:val="none" w:sz="0" w:space="0" w:color="auto"/>
            <w:right w:val="none" w:sz="0" w:space="0" w:color="auto"/>
          </w:divBdr>
        </w:div>
      </w:divsChild>
    </w:div>
    <w:div w:id="1707607395">
      <w:bodyDiv w:val="1"/>
      <w:marLeft w:val="0"/>
      <w:marRight w:val="0"/>
      <w:marTop w:val="0"/>
      <w:marBottom w:val="0"/>
      <w:divBdr>
        <w:top w:val="none" w:sz="0" w:space="0" w:color="auto"/>
        <w:left w:val="none" w:sz="0" w:space="0" w:color="auto"/>
        <w:bottom w:val="none" w:sz="0" w:space="0" w:color="auto"/>
        <w:right w:val="none" w:sz="0" w:space="0" w:color="auto"/>
      </w:divBdr>
    </w:div>
    <w:div w:id="1735620903">
      <w:bodyDiv w:val="1"/>
      <w:marLeft w:val="0"/>
      <w:marRight w:val="0"/>
      <w:marTop w:val="0"/>
      <w:marBottom w:val="0"/>
      <w:divBdr>
        <w:top w:val="none" w:sz="0" w:space="0" w:color="auto"/>
        <w:left w:val="none" w:sz="0" w:space="0" w:color="auto"/>
        <w:bottom w:val="none" w:sz="0" w:space="0" w:color="auto"/>
        <w:right w:val="none" w:sz="0" w:space="0" w:color="auto"/>
      </w:divBdr>
    </w:div>
    <w:div w:id="1751194906">
      <w:bodyDiv w:val="1"/>
      <w:marLeft w:val="0"/>
      <w:marRight w:val="0"/>
      <w:marTop w:val="0"/>
      <w:marBottom w:val="0"/>
      <w:divBdr>
        <w:top w:val="none" w:sz="0" w:space="0" w:color="auto"/>
        <w:left w:val="none" w:sz="0" w:space="0" w:color="auto"/>
        <w:bottom w:val="none" w:sz="0" w:space="0" w:color="auto"/>
        <w:right w:val="none" w:sz="0" w:space="0" w:color="auto"/>
      </w:divBdr>
    </w:div>
    <w:div w:id="1819876626">
      <w:bodyDiv w:val="1"/>
      <w:marLeft w:val="0"/>
      <w:marRight w:val="0"/>
      <w:marTop w:val="0"/>
      <w:marBottom w:val="0"/>
      <w:divBdr>
        <w:top w:val="none" w:sz="0" w:space="0" w:color="auto"/>
        <w:left w:val="none" w:sz="0" w:space="0" w:color="auto"/>
        <w:bottom w:val="none" w:sz="0" w:space="0" w:color="auto"/>
        <w:right w:val="none" w:sz="0" w:space="0" w:color="auto"/>
      </w:divBdr>
    </w:div>
    <w:div w:id="1846361984">
      <w:bodyDiv w:val="1"/>
      <w:marLeft w:val="0"/>
      <w:marRight w:val="0"/>
      <w:marTop w:val="0"/>
      <w:marBottom w:val="0"/>
      <w:divBdr>
        <w:top w:val="none" w:sz="0" w:space="0" w:color="auto"/>
        <w:left w:val="none" w:sz="0" w:space="0" w:color="auto"/>
        <w:bottom w:val="none" w:sz="0" w:space="0" w:color="auto"/>
        <w:right w:val="none" w:sz="0" w:space="0" w:color="auto"/>
      </w:divBdr>
    </w:div>
    <w:div w:id="1936398025">
      <w:bodyDiv w:val="1"/>
      <w:marLeft w:val="0"/>
      <w:marRight w:val="0"/>
      <w:marTop w:val="0"/>
      <w:marBottom w:val="0"/>
      <w:divBdr>
        <w:top w:val="none" w:sz="0" w:space="0" w:color="auto"/>
        <w:left w:val="none" w:sz="0" w:space="0" w:color="auto"/>
        <w:bottom w:val="none" w:sz="0" w:space="0" w:color="auto"/>
        <w:right w:val="none" w:sz="0" w:space="0" w:color="auto"/>
      </w:divBdr>
      <w:divsChild>
        <w:div w:id="855114798">
          <w:marLeft w:val="0"/>
          <w:marRight w:val="0"/>
          <w:marTop w:val="0"/>
          <w:marBottom w:val="0"/>
          <w:divBdr>
            <w:top w:val="none" w:sz="0" w:space="0" w:color="auto"/>
            <w:left w:val="none" w:sz="0" w:space="0" w:color="auto"/>
            <w:bottom w:val="none" w:sz="0" w:space="0" w:color="auto"/>
            <w:right w:val="none" w:sz="0" w:space="0" w:color="auto"/>
          </w:divBdr>
        </w:div>
      </w:divsChild>
    </w:div>
    <w:div w:id="2010983767">
      <w:bodyDiv w:val="1"/>
      <w:marLeft w:val="0"/>
      <w:marRight w:val="0"/>
      <w:marTop w:val="0"/>
      <w:marBottom w:val="0"/>
      <w:divBdr>
        <w:top w:val="none" w:sz="0" w:space="0" w:color="auto"/>
        <w:left w:val="none" w:sz="0" w:space="0" w:color="auto"/>
        <w:bottom w:val="none" w:sz="0" w:space="0" w:color="auto"/>
        <w:right w:val="none" w:sz="0" w:space="0" w:color="auto"/>
      </w:divBdr>
      <w:divsChild>
        <w:div w:id="817646640">
          <w:marLeft w:val="0"/>
          <w:marRight w:val="0"/>
          <w:marTop w:val="0"/>
          <w:marBottom w:val="0"/>
          <w:divBdr>
            <w:top w:val="none" w:sz="0" w:space="0" w:color="auto"/>
            <w:left w:val="none" w:sz="0" w:space="0" w:color="auto"/>
            <w:bottom w:val="none" w:sz="0" w:space="0" w:color="auto"/>
            <w:right w:val="none" w:sz="0" w:space="0" w:color="auto"/>
          </w:divBdr>
          <w:divsChild>
            <w:div w:id="983201341">
              <w:marLeft w:val="0"/>
              <w:marRight w:val="0"/>
              <w:marTop w:val="0"/>
              <w:marBottom w:val="0"/>
              <w:divBdr>
                <w:top w:val="none" w:sz="0" w:space="0" w:color="auto"/>
                <w:left w:val="none" w:sz="0" w:space="0" w:color="auto"/>
                <w:bottom w:val="none" w:sz="0" w:space="0" w:color="auto"/>
                <w:right w:val="none" w:sz="0" w:space="0" w:color="auto"/>
              </w:divBdr>
              <w:divsChild>
                <w:div w:id="1794060029">
                  <w:marLeft w:val="0"/>
                  <w:marRight w:val="0"/>
                  <w:marTop w:val="0"/>
                  <w:marBottom w:val="0"/>
                  <w:divBdr>
                    <w:top w:val="none" w:sz="0" w:space="0" w:color="auto"/>
                    <w:left w:val="none" w:sz="0" w:space="0" w:color="auto"/>
                    <w:bottom w:val="none" w:sz="0" w:space="0" w:color="auto"/>
                    <w:right w:val="none" w:sz="0" w:space="0" w:color="auto"/>
                  </w:divBdr>
                  <w:divsChild>
                    <w:div w:id="2133549859">
                      <w:marLeft w:val="0"/>
                      <w:marRight w:val="0"/>
                      <w:marTop w:val="360"/>
                      <w:marBottom w:val="60"/>
                      <w:divBdr>
                        <w:top w:val="none" w:sz="0" w:space="0" w:color="auto"/>
                        <w:left w:val="none" w:sz="0" w:space="0" w:color="auto"/>
                        <w:bottom w:val="none" w:sz="0" w:space="0" w:color="auto"/>
                        <w:right w:val="none" w:sz="0" w:space="0" w:color="auto"/>
                      </w:divBdr>
                      <w:divsChild>
                        <w:div w:id="458646088">
                          <w:marLeft w:val="0"/>
                          <w:marRight w:val="0"/>
                          <w:marTop w:val="0"/>
                          <w:marBottom w:val="0"/>
                          <w:divBdr>
                            <w:top w:val="none" w:sz="0" w:space="0" w:color="auto"/>
                            <w:left w:val="none" w:sz="0" w:space="0" w:color="auto"/>
                            <w:bottom w:val="none" w:sz="0" w:space="0" w:color="auto"/>
                            <w:right w:val="none" w:sz="0" w:space="0" w:color="auto"/>
                          </w:divBdr>
                          <w:divsChild>
                            <w:div w:id="1076782181">
                              <w:marLeft w:val="0"/>
                              <w:marRight w:val="0"/>
                              <w:marTop w:val="0"/>
                              <w:marBottom w:val="0"/>
                              <w:divBdr>
                                <w:top w:val="none" w:sz="0" w:space="0" w:color="auto"/>
                                <w:left w:val="none" w:sz="0" w:space="0" w:color="auto"/>
                                <w:bottom w:val="none" w:sz="0" w:space="0" w:color="auto"/>
                                <w:right w:val="none" w:sz="0" w:space="0" w:color="auto"/>
                              </w:divBdr>
                              <w:divsChild>
                                <w:div w:id="336615038">
                                  <w:marLeft w:val="0"/>
                                  <w:marRight w:val="0"/>
                                  <w:marTop w:val="0"/>
                                  <w:marBottom w:val="0"/>
                                  <w:divBdr>
                                    <w:top w:val="none" w:sz="0" w:space="0" w:color="auto"/>
                                    <w:left w:val="none" w:sz="0" w:space="0" w:color="auto"/>
                                    <w:bottom w:val="none" w:sz="0" w:space="0" w:color="auto"/>
                                    <w:right w:val="none" w:sz="0" w:space="0" w:color="auto"/>
                                  </w:divBdr>
                                  <w:divsChild>
                                    <w:div w:id="1039473059">
                                      <w:marLeft w:val="0"/>
                                      <w:marRight w:val="0"/>
                                      <w:marTop w:val="0"/>
                                      <w:marBottom w:val="0"/>
                                      <w:divBdr>
                                        <w:top w:val="none" w:sz="0" w:space="0" w:color="auto"/>
                                        <w:left w:val="none" w:sz="0" w:space="0" w:color="auto"/>
                                        <w:bottom w:val="none" w:sz="0" w:space="0" w:color="auto"/>
                                        <w:right w:val="none" w:sz="0" w:space="0" w:color="auto"/>
                                      </w:divBdr>
                                      <w:divsChild>
                                        <w:div w:id="1131287835">
                                          <w:marLeft w:val="0"/>
                                          <w:marRight w:val="0"/>
                                          <w:marTop w:val="0"/>
                                          <w:marBottom w:val="0"/>
                                          <w:divBdr>
                                            <w:top w:val="none" w:sz="0" w:space="0" w:color="auto"/>
                                            <w:left w:val="none" w:sz="0" w:space="0" w:color="auto"/>
                                            <w:bottom w:val="none" w:sz="0" w:space="0" w:color="auto"/>
                                            <w:right w:val="none" w:sz="0" w:space="0" w:color="auto"/>
                                          </w:divBdr>
                                          <w:divsChild>
                                            <w:div w:id="15476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9646187">
      <w:bodyDiv w:val="1"/>
      <w:marLeft w:val="0"/>
      <w:marRight w:val="0"/>
      <w:marTop w:val="0"/>
      <w:marBottom w:val="0"/>
      <w:divBdr>
        <w:top w:val="none" w:sz="0" w:space="0" w:color="auto"/>
        <w:left w:val="none" w:sz="0" w:space="0" w:color="auto"/>
        <w:bottom w:val="none" w:sz="0" w:space="0" w:color="auto"/>
        <w:right w:val="none" w:sz="0" w:space="0" w:color="auto"/>
      </w:divBdr>
    </w:div>
    <w:div w:id="2118719925">
      <w:bodyDiv w:val="1"/>
      <w:marLeft w:val="0"/>
      <w:marRight w:val="0"/>
      <w:marTop w:val="0"/>
      <w:marBottom w:val="0"/>
      <w:divBdr>
        <w:top w:val="none" w:sz="0" w:space="0" w:color="auto"/>
        <w:left w:val="none" w:sz="0" w:space="0" w:color="auto"/>
        <w:bottom w:val="none" w:sz="0" w:space="0" w:color="auto"/>
        <w:right w:val="none" w:sz="0" w:space="0" w:color="auto"/>
      </w:divBdr>
    </w:div>
    <w:div w:id="2139104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phcbh-my.sharepoint.com/:x:/g/personal/fdarraj_phc_gov_bh/IQCoyp0jt2XcR7zc1qmXqfIyAVCrsTeTjsy-NoHv-dkUm7M?e=3vpOrg"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47.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phcbh-my.sharepoint.com/:x:/g/personal/fdarraj_phc_gov_bh/IQAsfLSGBGpuTaQE0jnI5NuAAXons6iyUPgW8CrcMd6tzxc?e=Dz9wn7"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image" Target="media/image25.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image" Target="media/image51.png"/><Relationship Id="rId67"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surveymonkey.com/learn/research-and-analysis/sample-size-calculato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8.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8D73D-D30F-475F-9189-1A1830509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48</Pages>
  <Words>11822</Words>
  <Characters>67388</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79052</CharactersWithSpaces>
  <SharedDoc>false</SharedDoc>
  <HLinks>
    <vt:vector size="540" baseType="variant">
      <vt:variant>
        <vt:i4>7864439</vt:i4>
      </vt:variant>
      <vt:variant>
        <vt:i4>558</vt:i4>
      </vt:variant>
      <vt:variant>
        <vt:i4>0</vt:i4>
      </vt:variant>
      <vt:variant>
        <vt:i4>5</vt:i4>
      </vt:variant>
      <vt:variant>
        <vt:lpwstr>https://www.worldometers.info/world-population/bahrain-population/</vt:lpwstr>
      </vt:variant>
      <vt:variant>
        <vt:lpwstr/>
      </vt:variant>
      <vt:variant>
        <vt:i4>4521996</vt:i4>
      </vt:variant>
      <vt:variant>
        <vt:i4>555</vt:i4>
      </vt:variant>
      <vt:variant>
        <vt:i4>0</vt:i4>
      </vt:variant>
      <vt:variant>
        <vt:i4>5</vt:i4>
      </vt:variant>
      <vt:variant>
        <vt:lpwstr>https://www.surveymonkey.com/learn/research-and-analysis/sample-size-calculator/</vt:lpwstr>
      </vt:variant>
      <vt:variant>
        <vt:lpwstr/>
      </vt:variant>
      <vt:variant>
        <vt:i4>7733326</vt:i4>
      </vt:variant>
      <vt:variant>
        <vt:i4>552</vt:i4>
      </vt:variant>
      <vt:variant>
        <vt:i4>0</vt:i4>
      </vt:variant>
      <vt:variant>
        <vt:i4>5</vt:i4>
      </vt:variant>
      <vt:variant>
        <vt:lpwstr>https://phcbh-my.sharepoint.com/:x:/g/personal/fdarraj_phc_gov_bh/IQAsfLSGBGpuTaQE0jnI5NuAAXons6iyUPgW8CrcMd6tzxc?e=Dz9wn7</vt:lpwstr>
      </vt:variant>
      <vt:variant>
        <vt:lpwstr/>
      </vt:variant>
      <vt:variant>
        <vt:i4>6619154</vt:i4>
      </vt:variant>
      <vt:variant>
        <vt:i4>549</vt:i4>
      </vt:variant>
      <vt:variant>
        <vt:i4>0</vt:i4>
      </vt:variant>
      <vt:variant>
        <vt:i4>5</vt:i4>
      </vt:variant>
      <vt:variant>
        <vt:lpwstr>https://phcbh-my.sharepoint.com/:x:/g/personal/fdarraj_phc_gov_bh/IQCoyp0jt2XcR7zc1qmXqfIyAVCrsTeTjsy-NoHv-dkUm7M?e=3vpOrg</vt:lpwstr>
      </vt:variant>
      <vt:variant>
        <vt:lpwstr/>
      </vt:variant>
      <vt:variant>
        <vt:i4>2031671</vt:i4>
      </vt:variant>
      <vt:variant>
        <vt:i4>515</vt:i4>
      </vt:variant>
      <vt:variant>
        <vt:i4>0</vt:i4>
      </vt:variant>
      <vt:variant>
        <vt:i4>5</vt:i4>
      </vt:variant>
      <vt:variant>
        <vt:lpwstr/>
      </vt:variant>
      <vt:variant>
        <vt:lpwstr>_Toc236912200</vt:lpwstr>
      </vt:variant>
      <vt:variant>
        <vt:i4>1441844</vt:i4>
      </vt:variant>
      <vt:variant>
        <vt:i4>509</vt:i4>
      </vt:variant>
      <vt:variant>
        <vt:i4>0</vt:i4>
      </vt:variant>
      <vt:variant>
        <vt:i4>5</vt:i4>
      </vt:variant>
      <vt:variant>
        <vt:lpwstr/>
      </vt:variant>
      <vt:variant>
        <vt:lpwstr>_Toc236912199</vt:lpwstr>
      </vt:variant>
      <vt:variant>
        <vt:i4>1441844</vt:i4>
      </vt:variant>
      <vt:variant>
        <vt:i4>503</vt:i4>
      </vt:variant>
      <vt:variant>
        <vt:i4>0</vt:i4>
      </vt:variant>
      <vt:variant>
        <vt:i4>5</vt:i4>
      </vt:variant>
      <vt:variant>
        <vt:lpwstr/>
      </vt:variant>
      <vt:variant>
        <vt:lpwstr>_Toc236912198</vt:lpwstr>
      </vt:variant>
      <vt:variant>
        <vt:i4>1441844</vt:i4>
      </vt:variant>
      <vt:variant>
        <vt:i4>497</vt:i4>
      </vt:variant>
      <vt:variant>
        <vt:i4>0</vt:i4>
      </vt:variant>
      <vt:variant>
        <vt:i4>5</vt:i4>
      </vt:variant>
      <vt:variant>
        <vt:lpwstr/>
      </vt:variant>
      <vt:variant>
        <vt:lpwstr>_Toc236912197</vt:lpwstr>
      </vt:variant>
      <vt:variant>
        <vt:i4>1441844</vt:i4>
      </vt:variant>
      <vt:variant>
        <vt:i4>491</vt:i4>
      </vt:variant>
      <vt:variant>
        <vt:i4>0</vt:i4>
      </vt:variant>
      <vt:variant>
        <vt:i4>5</vt:i4>
      </vt:variant>
      <vt:variant>
        <vt:lpwstr/>
      </vt:variant>
      <vt:variant>
        <vt:lpwstr>_Toc236912196</vt:lpwstr>
      </vt:variant>
      <vt:variant>
        <vt:i4>1441844</vt:i4>
      </vt:variant>
      <vt:variant>
        <vt:i4>485</vt:i4>
      </vt:variant>
      <vt:variant>
        <vt:i4>0</vt:i4>
      </vt:variant>
      <vt:variant>
        <vt:i4>5</vt:i4>
      </vt:variant>
      <vt:variant>
        <vt:lpwstr/>
      </vt:variant>
      <vt:variant>
        <vt:lpwstr>_Toc236912195</vt:lpwstr>
      </vt:variant>
      <vt:variant>
        <vt:i4>1441844</vt:i4>
      </vt:variant>
      <vt:variant>
        <vt:i4>479</vt:i4>
      </vt:variant>
      <vt:variant>
        <vt:i4>0</vt:i4>
      </vt:variant>
      <vt:variant>
        <vt:i4>5</vt:i4>
      </vt:variant>
      <vt:variant>
        <vt:lpwstr/>
      </vt:variant>
      <vt:variant>
        <vt:lpwstr>_Toc236912194</vt:lpwstr>
      </vt:variant>
      <vt:variant>
        <vt:i4>1441844</vt:i4>
      </vt:variant>
      <vt:variant>
        <vt:i4>473</vt:i4>
      </vt:variant>
      <vt:variant>
        <vt:i4>0</vt:i4>
      </vt:variant>
      <vt:variant>
        <vt:i4>5</vt:i4>
      </vt:variant>
      <vt:variant>
        <vt:lpwstr/>
      </vt:variant>
      <vt:variant>
        <vt:lpwstr>_Toc236912193</vt:lpwstr>
      </vt:variant>
      <vt:variant>
        <vt:i4>1441844</vt:i4>
      </vt:variant>
      <vt:variant>
        <vt:i4>467</vt:i4>
      </vt:variant>
      <vt:variant>
        <vt:i4>0</vt:i4>
      </vt:variant>
      <vt:variant>
        <vt:i4>5</vt:i4>
      </vt:variant>
      <vt:variant>
        <vt:lpwstr/>
      </vt:variant>
      <vt:variant>
        <vt:lpwstr>_Toc236912192</vt:lpwstr>
      </vt:variant>
      <vt:variant>
        <vt:i4>1441844</vt:i4>
      </vt:variant>
      <vt:variant>
        <vt:i4>461</vt:i4>
      </vt:variant>
      <vt:variant>
        <vt:i4>0</vt:i4>
      </vt:variant>
      <vt:variant>
        <vt:i4>5</vt:i4>
      </vt:variant>
      <vt:variant>
        <vt:lpwstr/>
      </vt:variant>
      <vt:variant>
        <vt:lpwstr>_Toc236912191</vt:lpwstr>
      </vt:variant>
      <vt:variant>
        <vt:i4>1441844</vt:i4>
      </vt:variant>
      <vt:variant>
        <vt:i4>455</vt:i4>
      </vt:variant>
      <vt:variant>
        <vt:i4>0</vt:i4>
      </vt:variant>
      <vt:variant>
        <vt:i4>5</vt:i4>
      </vt:variant>
      <vt:variant>
        <vt:lpwstr/>
      </vt:variant>
      <vt:variant>
        <vt:lpwstr>_Toc236912190</vt:lpwstr>
      </vt:variant>
      <vt:variant>
        <vt:i4>1507380</vt:i4>
      </vt:variant>
      <vt:variant>
        <vt:i4>449</vt:i4>
      </vt:variant>
      <vt:variant>
        <vt:i4>0</vt:i4>
      </vt:variant>
      <vt:variant>
        <vt:i4>5</vt:i4>
      </vt:variant>
      <vt:variant>
        <vt:lpwstr/>
      </vt:variant>
      <vt:variant>
        <vt:lpwstr>_Toc236912189</vt:lpwstr>
      </vt:variant>
      <vt:variant>
        <vt:i4>1507380</vt:i4>
      </vt:variant>
      <vt:variant>
        <vt:i4>443</vt:i4>
      </vt:variant>
      <vt:variant>
        <vt:i4>0</vt:i4>
      </vt:variant>
      <vt:variant>
        <vt:i4>5</vt:i4>
      </vt:variant>
      <vt:variant>
        <vt:lpwstr/>
      </vt:variant>
      <vt:variant>
        <vt:lpwstr>_Toc236912188</vt:lpwstr>
      </vt:variant>
      <vt:variant>
        <vt:i4>1507380</vt:i4>
      </vt:variant>
      <vt:variant>
        <vt:i4>437</vt:i4>
      </vt:variant>
      <vt:variant>
        <vt:i4>0</vt:i4>
      </vt:variant>
      <vt:variant>
        <vt:i4>5</vt:i4>
      </vt:variant>
      <vt:variant>
        <vt:lpwstr/>
      </vt:variant>
      <vt:variant>
        <vt:lpwstr>_Toc236912187</vt:lpwstr>
      </vt:variant>
      <vt:variant>
        <vt:i4>1507380</vt:i4>
      </vt:variant>
      <vt:variant>
        <vt:i4>431</vt:i4>
      </vt:variant>
      <vt:variant>
        <vt:i4>0</vt:i4>
      </vt:variant>
      <vt:variant>
        <vt:i4>5</vt:i4>
      </vt:variant>
      <vt:variant>
        <vt:lpwstr/>
      </vt:variant>
      <vt:variant>
        <vt:lpwstr>_Toc236912186</vt:lpwstr>
      </vt:variant>
      <vt:variant>
        <vt:i4>1507380</vt:i4>
      </vt:variant>
      <vt:variant>
        <vt:i4>425</vt:i4>
      </vt:variant>
      <vt:variant>
        <vt:i4>0</vt:i4>
      </vt:variant>
      <vt:variant>
        <vt:i4>5</vt:i4>
      </vt:variant>
      <vt:variant>
        <vt:lpwstr/>
      </vt:variant>
      <vt:variant>
        <vt:lpwstr>_Toc236912185</vt:lpwstr>
      </vt:variant>
      <vt:variant>
        <vt:i4>1507380</vt:i4>
      </vt:variant>
      <vt:variant>
        <vt:i4>419</vt:i4>
      </vt:variant>
      <vt:variant>
        <vt:i4>0</vt:i4>
      </vt:variant>
      <vt:variant>
        <vt:i4>5</vt:i4>
      </vt:variant>
      <vt:variant>
        <vt:lpwstr/>
      </vt:variant>
      <vt:variant>
        <vt:lpwstr>_Toc236912184</vt:lpwstr>
      </vt:variant>
      <vt:variant>
        <vt:i4>1507380</vt:i4>
      </vt:variant>
      <vt:variant>
        <vt:i4>413</vt:i4>
      </vt:variant>
      <vt:variant>
        <vt:i4>0</vt:i4>
      </vt:variant>
      <vt:variant>
        <vt:i4>5</vt:i4>
      </vt:variant>
      <vt:variant>
        <vt:lpwstr/>
      </vt:variant>
      <vt:variant>
        <vt:lpwstr>_Toc236912183</vt:lpwstr>
      </vt:variant>
      <vt:variant>
        <vt:i4>1507380</vt:i4>
      </vt:variant>
      <vt:variant>
        <vt:i4>407</vt:i4>
      </vt:variant>
      <vt:variant>
        <vt:i4>0</vt:i4>
      </vt:variant>
      <vt:variant>
        <vt:i4>5</vt:i4>
      </vt:variant>
      <vt:variant>
        <vt:lpwstr/>
      </vt:variant>
      <vt:variant>
        <vt:lpwstr>_Toc236912182</vt:lpwstr>
      </vt:variant>
      <vt:variant>
        <vt:i4>1507380</vt:i4>
      </vt:variant>
      <vt:variant>
        <vt:i4>401</vt:i4>
      </vt:variant>
      <vt:variant>
        <vt:i4>0</vt:i4>
      </vt:variant>
      <vt:variant>
        <vt:i4>5</vt:i4>
      </vt:variant>
      <vt:variant>
        <vt:lpwstr/>
      </vt:variant>
      <vt:variant>
        <vt:lpwstr>_Toc236912181</vt:lpwstr>
      </vt:variant>
      <vt:variant>
        <vt:i4>1507380</vt:i4>
      </vt:variant>
      <vt:variant>
        <vt:i4>395</vt:i4>
      </vt:variant>
      <vt:variant>
        <vt:i4>0</vt:i4>
      </vt:variant>
      <vt:variant>
        <vt:i4>5</vt:i4>
      </vt:variant>
      <vt:variant>
        <vt:lpwstr/>
      </vt:variant>
      <vt:variant>
        <vt:lpwstr>_Toc236912180</vt:lpwstr>
      </vt:variant>
      <vt:variant>
        <vt:i4>1572916</vt:i4>
      </vt:variant>
      <vt:variant>
        <vt:i4>389</vt:i4>
      </vt:variant>
      <vt:variant>
        <vt:i4>0</vt:i4>
      </vt:variant>
      <vt:variant>
        <vt:i4>5</vt:i4>
      </vt:variant>
      <vt:variant>
        <vt:lpwstr/>
      </vt:variant>
      <vt:variant>
        <vt:lpwstr>_Toc236912179</vt:lpwstr>
      </vt:variant>
      <vt:variant>
        <vt:i4>1572916</vt:i4>
      </vt:variant>
      <vt:variant>
        <vt:i4>383</vt:i4>
      </vt:variant>
      <vt:variant>
        <vt:i4>0</vt:i4>
      </vt:variant>
      <vt:variant>
        <vt:i4>5</vt:i4>
      </vt:variant>
      <vt:variant>
        <vt:lpwstr/>
      </vt:variant>
      <vt:variant>
        <vt:lpwstr>_Toc236912178</vt:lpwstr>
      </vt:variant>
      <vt:variant>
        <vt:i4>1572916</vt:i4>
      </vt:variant>
      <vt:variant>
        <vt:i4>377</vt:i4>
      </vt:variant>
      <vt:variant>
        <vt:i4>0</vt:i4>
      </vt:variant>
      <vt:variant>
        <vt:i4>5</vt:i4>
      </vt:variant>
      <vt:variant>
        <vt:lpwstr/>
      </vt:variant>
      <vt:variant>
        <vt:lpwstr>_Toc236912177</vt:lpwstr>
      </vt:variant>
      <vt:variant>
        <vt:i4>1572916</vt:i4>
      </vt:variant>
      <vt:variant>
        <vt:i4>371</vt:i4>
      </vt:variant>
      <vt:variant>
        <vt:i4>0</vt:i4>
      </vt:variant>
      <vt:variant>
        <vt:i4>5</vt:i4>
      </vt:variant>
      <vt:variant>
        <vt:lpwstr/>
      </vt:variant>
      <vt:variant>
        <vt:lpwstr>_Toc236912176</vt:lpwstr>
      </vt:variant>
      <vt:variant>
        <vt:i4>1572916</vt:i4>
      </vt:variant>
      <vt:variant>
        <vt:i4>365</vt:i4>
      </vt:variant>
      <vt:variant>
        <vt:i4>0</vt:i4>
      </vt:variant>
      <vt:variant>
        <vt:i4>5</vt:i4>
      </vt:variant>
      <vt:variant>
        <vt:lpwstr/>
      </vt:variant>
      <vt:variant>
        <vt:lpwstr>_Toc236912175</vt:lpwstr>
      </vt:variant>
      <vt:variant>
        <vt:i4>1572916</vt:i4>
      </vt:variant>
      <vt:variant>
        <vt:i4>359</vt:i4>
      </vt:variant>
      <vt:variant>
        <vt:i4>0</vt:i4>
      </vt:variant>
      <vt:variant>
        <vt:i4>5</vt:i4>
      </vt:variant>
      <vt:variant>
        <vt:lpwstr/>
      </vt:variant>
      <vt:variant>
        <vt:lpwstr>_Toc236912174</vt:lpwstr>
      </vt:variant>
      <vt:variant>
        <vt:i4>1572916</vt:i4>
      </vt:variant>
      <vt:variant>
        <vt:i4>353</vt:i4>
      </vt:variant>
      <vt:variant>
        <vt:i4>0</vt:i4>
      </vt:variant>
      <vt:variant>
        <vt:i4>5</vt:i4>
      </vt:variant>
      <vt:variant>
        <vt:lpwstr/>
      </vt:variant>
      <vt:variant>
        <vt:lpwstr>_Toc236912173</vt:lpwstr>
      </vt:variant>
      <vt:variant>
        <vt:i4>1703991</vt:i4>
      </vt:variant>
      <vt:variant>
        <vt:i4>344</vt:i4>
      </vt:variant>
      <vt:variant>
        <vt:i4>0</vt:i4>
      </vt:variant>
      <vt:variant>
        <vt:i4>5</vt:i4>
      </vt:variant>
      <vt:variant>
        <vt:lpwstr/>
      </vt:variant>
      <vt:variant>
        <vt:lpwstr>_Toc236912258</vt:lpwstr>
      </vt:variant>
      <vt:variant>
        <vt:i4>1703991</vt:i4>
      </vt:variant>
      <vt:variant>
        <vt:i4>338</vt:i4>
      </vt:variant>
      <vt:variant>
        <vt:i4>0</vt:i4>
      </vt:variant>
      <vt:variant>
        <vt:i4>5</vt:i4>
      </vt:variant>
      <vt:variant>
        <vt:lpwstr/>
      </vt:variant>
      <vt:variant>
        <vt:lpwstr>_Toc236912257</vt:lpwstr>
      </vt:variant>
      <vt:variant>
        <vt:i4>1703991</vt:i4>
      </vt:variant>
      <vt:variant>
        <vt:i4>332</vt:i4>
      </vt:variant>
      <vt:variant>
        <vt:i4>0</vt:i4>
      </vt:variant>
      <vt:variant>
        <vt:i4>5</vt:i4>
      </vt:variant>
      <vt:variant>
        <vt:lpwstr/>
      </vt:variant>
      <vt:variant>
        <vt:lpwstr>_Toc236912256</vt:lpwstr>
      </vt:variant>
      <vt:variant>
        <vt:i4>1703991</vt:i4>
      </vt:variant>
      <vt:variant>
        <vt:i4>326</vt:i4>
      </vt:variant>
      <vt:variant>
        <vt:i4>0</vt:i4>
      </vt:variant>
      <vt:variant>
        <vt:i4>5</vt:i4>
      </vt:variant>
      <vt:variant>
        <vt:lpwstr/>
      </vt:variant>
      <vt:variant>
        <vt:lpwstr>_Toc236912255</vt:lpwstr>
      </vt:variant>
      <vt:variant>
        <vt:i4>1703991</vt:i4>
      </vt:variant>
      <vt:variant>
        <vt:i4>320</vt:i4>
      </vt:variant>
      <vt:variant>
        <vt:i4>0</vt:i4>
      </vt:variant>
      <vt:variant>
        <vt:i4>5</vt:i4>
      </vt:variant>
      <vt:variant>
        <vt:lpwstr/>
      </vt:variant>
      <vt:variant>
        <vt:lpwstr>_Toc236912254</vt:lpwstr>
      </vt:variant>
      <vt:variant>
        <vt:i4>1703991</vt:i4>
      </vt:variant>
      <vt:variant>
        <vt:i4>314</vt:i4>
      </vt:variant>
      <vt:variant>
        <vt:i4>0</vt:i4>
      </vt:variant>
      <vt:variant>
        <vt:i4>5</vt:i4>
      </vt:variant>
      <vt:variant>
        <vt:lpwstr/>
      </vt:variant>
      <vt:variant>
        <vt:lpwstr>_Toc236912253</vt:lpwstr>
      </vt:variant>
      <vt:variant>
        <vt:i4>1703991</vt:i4>
      </vt:variant>
      <vt:variant>
        <vt:i4>308</vt:i4>
      </vt:variant>
      <vt:variant>
        <vt:i4>0</vt:i4>
      </vt:variant>
      <vt:variant>
        <vt:i4>5</vt:i4>
      </vt:variant>
      <vt:variant>
        <vt:lpwstr/>
      </vt:variant>
      <vt:variant>
        <vt:lpwstr>_Toc236912252</vt:lpwstr>
      </vt:variant>
      <vt:variant>
        <vt:i4>1703991</vt:i4>
      </vt:variant>
      <vt:variant>
        <vt:i4>302</vt:i4>
      </vt:variant>
      <vt:variant>
        <vt:i4>0</vt:i4>
      </vt:variant>
      <vt:variant>
        <vt:i4>5</vt:i4>
      </vt:variant>
      <vt:variant>
        <vt:lpwstr/>
      </vt:variant>
      <vt:variant>
        <vt:lpwstr>_Toc236912251</vt:lpwstr>
      </vt:variant>
      <vt:variant>
        <vt:i4>1703991</vt:i4>
      </vt:variant>
      <vt:variant>
        <vt:i4>296</vt:i4>
      </vt:variant>
      <vt:variant>
        <vt:i4>0</vt:i4>
      </vt:variant>
      <vt:variant>
        <vt:i4>5</vt:i4>
      </vt:variant>
      <vt:variant>
        <vt:lpwstr/>
      </vt:variant>
      <vt:variant>
        <vt:lpwstr>_Toc236912250</vt:lpwstr>
      </vt:variant>
      <vt:variant>
        <vt:i4>1769527</vt:i4>
      </vt:variant>
      <vt:variant>
        <vt:i4>290</vt:i4>
      </vt:variant>
      <vt:variant>
        <vt:i4>0</vt:i4>
      </vt:variant>
      <vt:variant>
        <vt:i4>5</vt:i4>
      </vt:variant>
      <vt:variant>
        <vt:lpwstr/>
      </vt:variant>
      <vt:variant>
        <vt:lpwstr>_Toc236912249</vt:lpwstr>
      </vt:variant>
      <vt:variant>
        <vt:i4>1769527</vt:i4>
      </vt:variant>
      <vt:variant>
        <vt:i4>284</vt:i4>
      </vt:variant>
      <vt:variant>
        <vt:i4>0</vt:i4>
      </vt:variant>
      <vt:variant>
        <vt:i4>5</vt:i4>
      </vt:variant>
      <vt:variant>
        <vt:lpwstr/>
      </vt:variant>
      <vt:variant>
        <vt:lpwstr>_Toc236912248</vt:lpwstr>
      </vt:variant>
      <vt:variant>
        <vt:i4>1769527</vt:i4>
      </vt:variant>
      <vt:variant>
        <vt:i4>278</vt:i4>
      </vt:variant>
      <vt:variant>
        <vt:i4>0</vt:i4>
      </vt:variant>
      <vt:variant>
        <vt:i4>5</vt:i4>
      </vt:variant>
      <vt:variant>
        <vt:lpwstr/>
      </vt:variant>
      <vt:variant>
        <vt:lpwstr>_Toc236912247</vt:lpwstr>
      </vt:variant>
      <vt:variant>
        <vt:i4>1769527</vt:i4>
      </vt:variant>
      <vt:variant>
        <vt:i4>272</vt:i4>
      </vt:variant>
      <vt:variant>
        <vt:i4>0</vt:i4>
      </vt:variant>
      <vt:variant>
        <vt:i4>5</vt:i4>
      </vt:variant>
      <vt:variant>
        <vt:lpwstr/>
      </vt:variant>
      <vt:variant>
        <vt:lpwstr>_Toc236912246</vt:lpwstr>
      </vt:variant>
      <vt:variant>
        <vt:i4>1769527</vt:i4>
      </vt:variant>
      <vt:variant>
        <vt:i4>266</vt:i4>
      </vt:variant>
      <vt:variant>
        <vt:i4>0</vt:i4>
      </vt:variant>
      <vt:variant>
        <vt:i4>5</vt:i4>
      </vt:variant>
      <vt:variant>
        <vt:lpwstr/>
      </vt:variant>
      <vt:variant>
        <vt:lpwstr>_Toc236912245</vt:lpwstr>
      </vt:variant>
      <vt:variant>
        <vt:i4>1769527</vt:i4>
      </vt:variant>
      <vt:variant>
        <vt:i4>260</vt:i4>
      </vt:variant>
      <vt:variant>
        <vt:i4>0</vt:i4>
      </vt:variant>
      <vt:variant>
        <vt:i4>5</vt:i4>
      </vt:variant>
      <vt:variant>
        <vt:lpwstr/>
      </vt:variant>
      <vt:variant>
        <vt:lpwstr>_Toc236912244</vt:lpwstr>
      </vt:variant>
      <vt:variant>
        <vt:i4>1769527</vt:i4>
      </vt:variant>
      <vt:variant>
        <vt:i4>254</vt:i4>
      </vt:variant>
      <vt:variant>
        <vt:i4>0</vt:i4>
      </vt:variant>
      <vt:variant>
        <vt:i4>5</vt:i4>
      </vt:variant>
      <vt:variant>
        <vt:lpwstr/>
      </vt:variant>
      <vt:variant>
        <vt:lpwstr>_Toc236912243</vt:lpwstr>
      </vt:variant>
      <vt:variant>
        <vt:i4>1769527</vt:i4>
      </vt:variant>
      <vt:variant>
        <vt:i4>248</vt:i4>
      </vt:variant>
      <vt:variant>
        <vt:i4>0</vt:i4>
      </vt:variant>
      <vt:variant>
        <vt:i4>5</vt:i4>
      </vt:variant>
      <vt:variant>
        <vt:lpwstr/>
      </vt:variant>
      <vt:variant>
        <vt:lpwstr>_Toc236912242</vt:lpwstr>
      </vt:variant>
      <vt:variant>
        <vt:i4>1769527</vt:i4>
      </vt:variant>
      <vt:variant>
        <vt:i4>242</vt:i4>
      </vt:variant>
      <vt:variant>
        <vt:i4>0</vt:i4>
      </vt:variant>
      <vt:variant>
        <vt:i4>5</vt:i4>
      </vt:variant>
      <vt:variant>
        <vt:lpwstr/>
      </vt:variant>
      <vt:variant>
        <vt:lpwstr>_Toc236912241</vt:lpwstr>
      </vt:variant>
      <vt:variant>
        <vt:i4>1769527</vt:i4>
      </vt:variant>
      <vt:variant>
        <vt:i4>236</vt:i4>
      </vt:variant>
      <vt:variant>
        <vt:i4>0</vt:i4>
      </vt:variant>
      <vt:variant>
        <vt:i4>5</vt:i4>
      </vt:variant>
      <vt:variant>
        <vt:lpwstr/>
      </vt:variant>
      <vt:variant>
        <vt:lpwstr>_Toc236912240</vt:lpwstr>
      </vt:variant>
      <vt:variant>
        <vt:i4>1835063</vt:i4>
      </vt:variant>
      <vt:variant>
        <vt:i4>230</vt:i4>
      </vt:variant>
      <vt:variant>
        <vt:i4>0</vt:i4>
      </vt:variant>
      <vt:variant>
        <vt:i4>5</vt:i4>
      </vt:variant>
      <vt:variant>
        <vt:lpwstr/>
      </vt:variant>
      <vt:variant>
        <vt:lpwstr>_Toc236912239</vt:lpwstr>
      </vt:variant>
      <vt:variant>
        <vt:i4>1835063</vt:i4>
      </vt:variant>
      <vt:variant>
        <vt:i4>224</vt:i4>
      </vt:variant>
      <vt:variant>
        <vt:i4>0</vt:i4>
      </vt:variant>
      <vt:variant>
        <vt:i4>5</vt:i4>
      </vt:variant>
      <vt:variant>
        <vt:lpwstr/>
      </vt:variant>
      <vt:variant>
        <vt:lpwstr>_Toc236912238</vt:lpwstr>
      </vt:variant>
      <vt:variant>
        <vt:i4>1835063</vt:i4>
      </vt:variant>
      <vt:variant>
        <vt:i4>218</vt:i4>
      </vt:variant>
      <vt:variant>
        <vt:i4>0</vt:i4>
      </vt:variant>
      <vt:variant>
        <vt:i4>5</vt:i4>
      </vt:variant>
      <vt:variant>
        <vt:lpwstr/>
      </vt:variant>
      <vt:variant>
        <vt:lpwstr>_Toc236912237</vt:lpwstr>
      </vt:variant>
      <vt:variant>
        <vt:i4>1835063</vt:i4>
      </vt:variant>
      <vt:variant>
        <vt:i4>212</vt:i4>
      </vt:variant>
      <vt:variant>
        <vt:i4>0</vt:i4>
      </vt:variant>
      <vt:variant>
        <vt:i4>5</vt:i4>
      </vt:variant>
      <vt:variant>
        <vt:lpwstr/>
      </vt:variant>
      <vt:variant>
        <vt:lpwstr>_Toc236912236</vt:lpwstr>
      </vt:variant>
      <vt:variant>
        <vt:i4>1835063</vt:i4>
      </vt:variant>
      <vt:variant>
        <vt:i4>206</vt:i4>
      </vt:variant>
      <vt:variant>
        <vt:i4>0</vt:i4>
      </vt:variant>
      <vt:variant>
        <vt:i4>5</vt:i4>
      </vt:variant>
      <vt:variant>
        <vt:lpwstr/>
      </vt:variant>
      <vt:variant>
        <vt:lpwstr>_Toc236912235</vt:lpwstr>
      </vt:variant>
      <vt:variant>
        <vt:i4>1835063</vt:i4>
      </vt:variant>
      <vt:variant>
        <vt:i4>200</vt:i4>
      </vt:variant>
      <vt:variant>
        <vt:i4>0</vt:i4>
      </vt:variant>
      <vt:variant>
        <vt:i4>5</vt:i4>
      </vt:variant>
      <vt:variant>
        <vt:lpwstr/>
      </vt:variant>
      <vt:variant>
        <vt:lpwstr>_Toc236912234</vt:lpwstr>
      </vt:variant>
      <vt:variant>
        <vt:i4>1835063</vt:i4>
      </vt:variant>
      <vt:variant>
        <vt:i4>194</vt:i4>
      </vt:variant>
      <vt:variant>
        <vt:i4>0</vt:i4>
      </vt:variant>
      <vt:variant>
        <vt:i4>5</vt:i4>
      </vt:variant>
      <vt:variant>
        <vt:lpwstr/>
      </vt:variant>
      <vt:variant>
        <vt:lpwstr>_Toc236912233</vt:lpwstr>
      </vt:variant>
      <vt:variant>
        <vt:i4>1835063</vt:i4>
      </vt:variant>
      <vt:variant>
        <vt:i4>188</vt:i4>
      </vt:variant>
      <vt:variant>
        <vt:i4>0</vt:i4>
      </vt:variant>
      <vt:variant>
        <vt:i4>5</vt:i4>
      </vt:variant>
      <vt:variant>
        <vt:lpwstr/>
      </vt:variant>
      <vt:variant>
        <vt:lpwstr>_Toc236912232</vt:lpwstr>
      </vt:variant>
      <vt:variant>
        <vt:i4>1835063</vt:i4>
      </vt:variant>
      <vt:variant>
        <vt:i4>182</vt:i4>
      </vt:variant>
      <vt:variant>
        <vt:i4>0</vt:i4>
      </vt:variant>
      <vt:variant>
        <vt:i4>5</vt:i4>
      </vt:variant>
      <vt:variant>
        <vt:lpwstr/>
      </vt:variant>
      <vt:variant>
        <vt:lpwstr>_Toc236912231</vt:lpwstr>
      </vt:variant>
      <vt:variant>
        <vt:i4>1835063</vt:i4>
      </vt:variant>
      <vt:variant>
        <vt:i4>176</vt:i4>
      </vt:variant>
      <vt:variant>
        <vt:i4>0</vt:i4>
      </vt:variant>
      <vt:variant>
        <vt:i4>5</vt:i4>
      </vt:variant>
      <vt:variant>
        <vt:lpwstr/>
      </vt:variant>
      <vt:variant>
        <vt:lpwstr>_Toc236912230</vt:lpwstr>
      </vt:variant>
      <vt:variant>
        <vt:i4>1900599</vt:i4>
      </vt:variant>
      <vt:variant>
        <vt:i4>170</vt:i4>
      </vt:variant>
      <vt:variant>
        <vt:i4>0</vt:i4>
      </vt:variant>
      <vt:variant>
        <vt:i4>5</vt:i4>
      </vt:variant>
      <vt:variant>
        <vt:lpwstr/>
      </vt:variant>
      <vt:variant>
        <vt:lpwstr>_Toc236912229</vt:lpwstr>
      </vt:variant>
      <vt:variant>
        <vt:i4>1900599</vt:i4>
      </vt:variant>
      <vt:variant>
        <vt:i4>164</vt:i4>
      </vt:variant>
      <vt:variant>
        <vt:i4>0</vt:i4>
      </vt:variant>
      <vt:variant>
        <vt:i4>5</vt:i4>
      </vt:variant>
      <vt:variant>
        <vt:lpwstr/>
      </vt:variant>
      <vt:variant>
        <vt:lpwstr>_Toc236912228</vt:lpwstr>
      </vt:variant>
      <vt:variant>
        <vt:i4>1900599</vt:i4>
      </vt:variant>
      <vt:variant>
        <vt:i4>158</vt:i4>
      </vt:variant>
      <vt:variant>
        <vt:i4>0</vt:i4>
      </vt:variant>
      <vt:variant>
        <vt:i4>5</vt:i4>
      </vt:variant>
      <vt:variant>
        <vt:lpwstr/>
      </vt:variant>
      <vt:variant>
        <vt:lpwstr>_Toc236912227</vt:lpwstr>
      </vt:variant>
      <vt:variant>
        <vt:i4>1900599</vt:i4>
      </vt:variant>
      <vt:variant>
        <vt:i4>152</vt:i4>
      </vt:variant>
      <vt:variant>
        <vt:i4>0</vt:i4>
      </vt:variant>
      <vt:variant>
        <vt:i4>5</vt:i4>
      </vt:variant>
      <vt:variant>
        <vt:lpwstr/>
      </vt:variant>
      <vt:variant>
        <vt:lpwstr>_Toc236912226</vt:lpwstr>
      </vt:variant>
      <vt:variant>
        <vt:i4>1900599</vt:i4>
      </vt:variant>
      <vt:variant>
        <vt:i4>146</vt:i4>
      </vt:variant>
      <vt:variant>
        <vt:i4>0</vt:i4>
      </vt:variant>
      <vt:variant>
        <vt:i4>5</vt:i4>
      </vt:variant>
      <vt:variant>
        <vt:lpwstr/>
      </vt:variant>
      <vt:variant>
        <vt:lpwstr>_Toc236912225</vt:lpwstr>
      </vt:variant>
      <vt:variant>
        <vt:i4>1900599</vt:i4>
      </vt:variant>
      <vt:variant>
        <vt:i4>140</vt:i4>
      </vt:variant>
      <vt:variant>
        <vt:i4>0</vt:i4>
      </vt:variant>
      <vt:variant>
        <vt:i4>5</vt:i4>
      </vt:variant>
      <vt:variant>
        <vt:lpwstr/>
      </vt:variant>
      <vt:variant>
        <vt:lpwstr>_Toc236912224</vt:lpwstr>
      </vt:variant>
      <vt:variant>
        <vt:i4>1900599</vt:i4>
      </vt:variant>
      <vt:variant>
        <vt:i4>134</vt:i4>
      </vt:variant>
      <vt:variant>
        <vt:i4>0</vt:i4>
      </vt:variant>
      <vt:variant>
        <vt:i4>5</vt:i4>
      </vt:variant>
      <vt:variant>
        <vt:lpwstr/>
      </vt:variant>
      <vt:variant>
        <vt:lpwstr>_Toc236912223</vt:lpwstr>
      </vt:variant>
      <vt:variant>
        <vt:i4>1900599</vt:i4>
      </vt:variant>
      <vt:variant>
        <vt:i4>128</vt:i4>
      </vt:variant>
      <vt:variant>
        <vt:i4>0</vt:i4>
      </vt:variant>
      <vt:variant>
        <vt:i4>5</vt:i4>
      </vt:variant>
      <vt:variant>
        <vt:lpwstr/>
      </vt:variant>
      <vt:variant>
        <vt:lpwstr>_Toc236912222</vt:lpwstr>
      </vt:variant>
      <vt:variant>
        <vt:i4>1900599</vt:i4>
      </vt:variant>
      <vt:variant>
        <vt:i4>122</vt:i4>
      </vt:variant>
      <vt:variant>
        <vt:i4>0</vt:i4>
      </vt:variant>
      <vt:variant>
        <vt:i4>5</vt:i4>
      </vt:variant>
      <vt:variant>
        <vt:lpwstr/>
      </vt:variant>
      <vt:variant>
        <vt:lpwstr>_Toc236912221</vt:lpwstr>
      </vt:variant>
      <vt:variant>
        <vt:i4>1900599</vt:i4>
      </vt:variant>
      <vt:variant>
        <vt:i4>116</vt:i4>
      </vt:variant>
      <vt:variant>
        <vt:i4>0</vt:i4>
      </vt:variant>
      <vt:variant>
        <vt:i4>5</vt:i4>
      </vt:variant>
      <vt:variant>
        <vt:lpwstr/>
      </vt:variant>
      <vt:variant>
        <vt:lpwstr>_Toc236912220</vt:lpwstr>
      </vt:variant>
      <vt:variant>
        <vt:i4>1966135</vt:i4>
      </vt:variant>
      <vt:variant>
        <vt:i4>110</vt:i4>
      </vt:variant>
      <vt:variant>
        <vt:i4>0</vt:i4>
      </vt:variant>
      <vt:variant>
        <vt:i4>5</vt:i4>
      </vt:variant>
      <vt:variant>
        <vt:lpwstr/>
      </vt:variant>
      <vt:variant>
        <vt:lpwstr>_Toc236912219</vt:lpwstr>
      </vt:variant>
      <vt:variant>
        <vt:i4>1966135</vt:i4>
      </vt:variant>
      <vt:variant>
        <vt:i4>104</vt:i4>
      </vt:variant>
      <vt:variant>
        <vt:i4>0</vt:i4>
      </vt:variant>
      <vt:variant>
        <vt:i4>5</vt:i4>
      </vt:variant>
      <vt:variant>
        <vt:lpwstr/>
      </vt:variant>
      <vt:variant>
        <vt:lpwstr>_Toc236912218</vt:lpwstr>
      </vt:variant>
      <vt:variant>
        <vt:i4>1966135</vt:i4>
      </vt:variant>
      <vt:variant>
        <vt:i4>98</vt:i4>
      </vt:variant>
      <vt:variant>
        <vt:i4>0</vt:i4>
      </vt:variant>
      <vt:variant>
        <vt:i4>5</vt:i4>
      </vt:variant>
      <vt:variant>
        <vt:lpwstr/>
      </vt:variant>
      <vt:variant>
        <vt:lpwstr>_Toc236912217</vt:lpwstr>
      </vt:variant>
      <vt:variant>
        <vt:i4>1966135</vt:i4>
      </vt:variant>
      <vt:variant>
        <vt:i4>92</vt:i4>
      </vt:variant>
      <vt:variant>
        <vt:i4>0</vt:i4>
      </vt:variant>
      <vt:variant>
        <vt:i4>5</vt:i4>
      </vt:variant>
      <vt:variant>
        <vt:lpwstr/>
      </vt:variant>
      <vt:variant>
        <vt:lpwstr>_Toc236912216</vt:lpwstr>
      </vt:variant>
      <vt:variant>
        <vt:i4>1966135</vt:i4>
      </vt:variant>
      <vt:variant>
        <vt:i4>86</vt:i4>
      </vt:variant>
      <vt:variant>
        <vt:i4>0</vt:i4>
      </vt:variant>
      <vt:variant>
        <vt:i4>5</vt:i4>
      </vt:variant>
      <vt:variant>
        <vt:lpwstr/>
      </vt:variant>
      <vt:variant>
        <vt:lpwstr>_Toc236912215</vt:lpwstr>
      </vt:variant>
      <vt:variant>
        <vt:i4>1966135</vt:i4>
      </vt:variant>
      <vt:variant>
        <vt:i4>80</vt:i4>
      </vt:variant>
      <vt:variant>
        <vt:i4>0</vt:i4>
      </vt:variant>
      <vt:variant>
        <vt:i4>5</vt:i4>
      </vt:variant>
      <vt:variant>
        <vt:lpwstr/>
      </vt:variant>
      <vt:variant>
        <vt:lpwstr>_Toc236912214</vt:lpwstr>
      </vt:variant>
      <vt:variant>
        <vt:i4>1966135</vt:i4>
      </vt:variant>
      <vt:variant>
        <vt:i4>74</vt:i4>
      </vt:variant>
      <vt:variant>
        <vt:i4>0</vt:i4>
      </vt:variant>
      <vt:variant>
        <vt:i4>5</vt:i4>
      </vt:variant>
      <vt:variant>
        <vt:lpwstr/>
      </vt:variant>
      <vt:variant>
        <vt:lpwstr>_Toc236912213</vt:lpwstr>
      </vt:variant>
      <vt:variant>
        <vt:i4>1966135</vt:i4>
      </vt:variant>
      <vt:variant>
        <vt:i4>68</vt:i4>
      </vt:variant>
      <vt:variant>
        <vt:i4>0</vt:i4>
      </vt:variant>
      <vt:variant>
        <vt:i4>5</vt:i4>
      </vt:variant>
      <vt:variant>
        <vt:lpwstr/>
      </vt:variant>
      <vt:variant>
        <vt:lpwstr>_Toc236912212</vt:lpwstr>
      </vt:variant>
      <vt:variant>
        <vt:i4>1966135</vt:i4>
      </vt:variant>
      <vt:variant>
        <vt:i4>62</vt:i4>
      </vt:variant>
      <vt:variant>
        <vt:i4>0</vt:i4>
      </vt:variant>
      <vt:variant>
        <vt:i4>5</vt:i4>
      </vt:variant>
      <vt:variant>
        <vt:lpwstr/>
      </vt:variant>
      <vt:variant>
        <vt:lpwstr>_Toc236912211</vt:lpwstr>
      </vt:variant>
      <vt:variant>
        <vt:i4>1966135</vt:i4>
      </vt:variant>
      <vt:variant>
        <vt:i4>56</vt:i4>
      </vt:variant>
      <vt:variant>
        <vt:i4>0</vt:i4>
      </vt:variant>
      <vt:variant>
        <vt:i4>5</vt:i4>
      </vt:variant>
      <vt:variant>
        <vt:lpwstr/>
      </vt:variant>
      <vt:variant>
        <vt:lpwstr>_Toc236912210</vt:lpwstr>
      </vt:variant>
      <vt:variant>
        <vt:i4>2031671</vt:i4>
      </vt:variant>
      <vt:variant>
        <vt:i4>50</vt:i4>
      </vt:variant>
      <vt:variant>
        <vt:i4>0</vt:i4>
      </vt:variant>
      <vt:variant>
        <vt:i4>5</vt:i4>
      </vt:variant>
      <vt:variant>
        <vt:lpwstr/>
      </vt:variant>
      <vt:variant>
        <vt:lpwstr>_Toc236912209</vt:lpwstr>
      </vt:variant>
      <vt:variant>
        <vt:i4>2031671</vt:i4>
      </vt:variant>
      <vt:variant>
        <vt:i4>44</vt:i4>
      </vt:variant>
      <vt:variant>
        <vt:i4>0</vt:i4>
      </vt:variant>
      <vt:variant>
        <vt:i4>5</vt:i4>
      </vt:variant>
      <vt:variant>
        <vt:lpwstr/>
      </vt:variant>
      <vt:variant>
        <vt:lpwstr>_Toc236912208</vt:lpwstr>
      </vt:variant>
      <vt:variant>
        <vt:i4>2031671</vt:i4>
      </vt:variant>
      <vt:variant>
        <vt:i4>38</vt:i4>
      </vt:variant>
      <vt:variant>
        <vt:i4>0</vt:i4>
      </vt:variant>
      <vt:variant>
        <vt:i4>5</vt:i4>
      </vt:variant>
      <vt:variant>
        <vt:lpwstr/>
      </vt:variant>
      <vt:variant>
        <vt:lpwstr>_Toc236912207</vt:lpwstr>
      </vt:variant>
      <vt:variant>
        <vt:i4>2031671</vt:i4>
      </vt:variant>
      <vt:variant>
        <vt:i4>32</vt:i4>
      </vt:variant>
      <vt:variant>
        <vt:i4>0</vt:i4>
      </vt:variant>
      <vt:variant>
        <vt:i4>5</vt:i4>
      </vt:variant>
      <vt:variant>
        <vt:lpwstr/>
      </vt:variant>
      <vt:variant>
        <vt:lpwstr>_Toc236912206</vt:lpwstr>
      </vt:variant>
      <vt:variant>
        <vt:i4>2031671</vt:i4>
      </vt:variant>
      <vt:variant>
        <vt:i4>26</vt:i4>
      </vt:variant>
      <vt:variant>
        <vt:i4>0</vt:i4>
      </vt:variant>
      <vt:variant>
        <vt:i4>5</vt:i4>
      </vt:variant>
      <vt:variant>
        <vt:lpwstr/>
      </vt:variant>
      <vt:variant>
        <vt:lpwstr>_Toc236912205</vt:lpwstr>
      </vt:variant>
      <vt:variant>
        <vt:i4>2031671</vt:i4>
      </vt:variant>
      <vt:variant>
        <vt:i4>20</vt:i4>
      </vt:variant>
      <vt:variant>
        <vt:i4>0</vt:i4>
      </vt:variant>
      <vt:variant>
        <vt:i4>5</vt:i4>
      </vt:variant>
      <vt:variant>
        <vt:lpwstr/>
      </vt:variant>
      <vt:variant>
        <vt:lpwstr>_Toc236912204</vt:lpwstr>
      </vt:variant>
      <vt:variant>
        <vt:i4>2031671</vt:i4>
      </vt:variant>
      <vt:variant>
        <vt:i4>14</vt:i4>
      </vt:variant>
      <vt:variant>
        <vt:i4>0</vt:i4>
      </vt:variant>
      <vt:variant>
        <vt:i4>5</vt:i4>
      </vt:variant>
      <vt:variant>
        <vt:lpwstr/>
      </vt:variant>
      <vt:variant>
        <vt:lpwstr>_Toc236912203</vt:lpwstr>
      </vt:variant>
      <vt:variant>
        <vt:i4>2031671</vt:i4>
      </vt:variant>
      <vt:variant>
        <vt:i4>8</vt:i4>
      </vt:variant>
      <vt:variant>
        <vt:i4>0</vt:i4>
      </vt:variant>
      <vt:variant>
        <vt:i4>5</vt:i4>
      </vt:variant>
      <vt:variant>
        <vt:lpwstr/>
      </vt:variant>
      <vt:variant>
        <vt:lpwstr>_Toc236912202</vt:lpwstr>
      </vt:variant>
      <vt:variant>
        <vt:i4>2031671</vt:i4>
      </vt:variant>
      <vt:variant>
        <vt:i4>2</vt:i4>
      </vt:variant>
      <vt:variant>
        <vt:i4>0</vt:i4>
      </vt:variant>
      <vt:variant>
        <vt:i4>5</vt:i4>
      </vt:variant>
      <vt:variant>
        <vt:lpwstr/>
      </vt:variant>
      <vt:variant>
        <vt:lpwstr>_Toc236912201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Fatima Yaser Darraj</cp:lastModifiedBy>
  <cp:revision>11</cp:revision>
  <dcterms:created xsi:type="dcterms:W3CDTF">2026-08-06T09:37:00Z</dcterms:created>
  <dcterms:modified xsi:type="dcterms:W3CDTF">2026-08-12T20:56:00Z</dcterms:modified>
</cp:coreProperties>
</file>